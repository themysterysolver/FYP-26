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1AA8" w14:textId="77777777" w:rsidR="0041073B" w:rsidRDefault="00000000">
      <w:pPr>
        <w:pStyle w:val="Title"/>
        <w:spacing w:line="259" w:lineRule="auto"/>
      </w:pPr>
      <w:r>
        <w:t>FEDERATED LEARNING FOR CODE GENERATION WITH HALLUCINATION – AWARE FINE TUNING</w:t>
      </w:r>
      <w:r>
        <w:rPr>
          <w:spacing w:val="-9"/>
        </w:rPr>
        <w:t xml:space="preserve"> </w:t>
      </w:r>
    </w:p>
    <w:p w14:paraId="0F69750D" w14:textId="77777777" w:rsidR="0041073B" w:rsidRDefault="0041073B">
      <w:pPr>
        <w:pStyle w:val="BodyText"/>
        <w:spacing w:before="157"/>
        <w:rPr>
          <w:b/>
          <w:sz w:val="44"/>
        </w:rPr>
      </w:pPr>
    </w:p>
    <w:p w14:paraId="5BBC3B47" w14:textId="77777777" w:rsidR="0041073B" w:rsidRDefault="00000000">
      <w:pPr>
        <w:pStyle w:val="Heading1"/>
        <w:ind w:left="0" w:right="121" w:firstLine="0"/>
        <w:jc w:val="center"/>
      </w:pPr>
      <w:r>
        <w:t>A</w:t>
      </w:r>
      <w:r>
        <w:rPr>
          <w:spacing w:val="-18"/>
        </w:rPr>
        <w:t xml:space="preserve"> </w:t>
      </w:r>
      <w:r>
        <w:t>PROJECT</w:t>
      </w:r>
      <w:r>
        <w:rPr>
          <w:spacing w:val="-10"/>
        </w:rPr>
        <w:t xml:space="preserve"> </w:t>
      </w:r>
      <w:r>
        <w:rPr>
          <w:spacing w:val="-2"/>
        </w:rPr>
        <w:t>REPORT</w:t>
      </w:r>
    </w:p>
    <w:p w14:paraId="5F3AFE8A" w14:textId="77777777" w:rsidR="0041073B" w:rsidRDefault="0041073B">
      <w:pPr>
        <w:pStyle w:val="BodyText"/>
        <w:rPr>
          <w:b/>
        </w:rPr>
      </w:pPr>
    </w:p>
    <w:p w14:paraId="7543D59D" w14:textId="77777777" w:rsidR="0041073B" w:rsidRDefault="0041073B">
      <w:pPr>
        <w:pStyle w:val="BodyText"/>
        <w:spacing w:before="51"/>
        <w:rPr>
          <w:b/>
        </w:rPr>
      </w:pPr>
    </w:p>
    <w:p w14:paraId="4666CDF0" w14:textId="77777777" w:rsidR="0041073B" w:rsidRDefault="00000000">
      <w:pPr>
        <w:spacing w:before="1" w:line="377" w:lineRule="auto"/>
        <w:ind w:left="3055" w:right="2732" w:firstLine="813"/>
        <w:rPr>
          <w:b/>
          <w:i/>
          <w:sz w:val="28"/>
        </w:rPr>
      </w:pPr>
      <w:r>
        <w:rPr>
          <w:b/>
          <w:i/>
          <w:sz w:val="28"/>
        </w:rPr>
        <w:t>Submitted by</w:t>
      </w:r>
    </w:p>
    <w:p w14:paraId="70F74B39" w14:textId="77777777" w:rsidR="0041073B" w:rsidRDefault="00000000">
      <w:pPr>
        <w:spacing w:before="1" w:line="377" w:lineRule="auto"/>
        <w:ind w:left="3055" w:right="2732" w:firstLine="813"/>
        <w:rPr>
          <w:b/>
          <w:sz w:val="28"/>
        </w:rPr>
      </w:pPr>
      <w:r>
        <w:rPr>
          <w:b/>
          <w:spacing w:val="-2"/>
          <w:sz w:val="28"/>
        </w:rPr>
        <w:t xml:space="preserve">ABHINAVH P </w:t>
      </w:r>
      <w:r>
        <w:rPr>
          <w:b/>
          <w:sz w:val="28"/>
        </w:rPr>
        <w:t>PRABHAKARA ARJUN R</w:t>
      </w:r>
    </w:p>
    <w:p w14:paraId="5A0DBE25" w14:textId="77777777" w:rsidR="0041073B" w:rsidRDefault="00000000">
      <w:pPr>
        <w:spacing w:before="3"/>
        <w:ind w:left="2342" w:firstLine="720"/>
        <w:rPr>
          <w:b/>
          <w:spacing w:val="-6"/>
          <w:sz w:val="28"/>
        </w:rPr>
      </w:pPr>
      <w:r>
        <w:rPr>
          <w:b/>
          <w:spacing w:val="-6"/>
          <w:sz w:val="28"/>
        </w:rPr>
        <w:t>BUVANES SRIVARDAN K</w:t>
      </w:r>
    </w:p>
    <w:p w14:paraId="5C4475C5" w14:textId="77777777" w:rsidR="0041073B" w:rsidRDefault="0041073B">
      <w:pPr>
        <w:spacing w:before="3"/>
        <w:ind w:left="2342" w:firstLine="720"/>
        <w:rPr>
          <w:b/>
          <w:spacing w:val="-6"/>
          <w:sz w:val="28"/>
        </w:rPr>
      </w:pPr>
    </w:p>
    <w:p w14:paraId="4966E8B9" w14:textId="77777777" w:rsidR="0041073B" w:rsidRDefault="0041073B">
      <w:pPr>
        <w:spacing w:before="3"/>
        <w:ind w:left="2342" w:firstLine="720"/>
        <w:rPr>
          <w:b/>
          <w:sz w:val="28"/>
        </w:rPr>
      </w:pPr>
    </w:p>
    <w:p w14:paraId="0BFAD91A" w14:textId="77777777" w:rsidR="0041073B" w:rsidRDefault="00000000">
      <w:pPr>
        <w:spacing w:line="377" w:lineRule="auto"/>
        <w:ind w:left="1716" w:right="1835"/>
        <w:jc w:val="center"/>
        <w:rPr>
          <w:i/>
          <w:iCs/>
          <w:sz w:val="28"/>
        </w:rPr>
      </w:pPr>
      <w:r>
        <w:rPr>
          <w:i/>
          <w:iCs/>
          <w:sz w:val="28"/>
        </w:rPr>
        <w:t>in</w:t>
      </w:r>
      <w:r>
        <w:rPr>
          <w:i/>
          <w:iCs/>
          <w:spacing w:val="-3"/>
          <w:sz w:val="28"/>
        </w:rPr>
        <w:t xml:space="preserve"> </w:t>
      </w:r>
      <w:r>
        <w:rPr>
          <w:i/>
          <w:iCs/>
          <w:sz w:val="28"/>
        </w:rPr>
        <w:t>partial</w:t>
      </w:r>
      <w:r>
        <w:rPr>
          <w:i/>
          <w:iCs/>
          <w:spacing w:val="-3"/>
          <w:sz w:val="28"/>
        </w:rPr>
        <w:t xml:space="preserve"> </w:t>
      </w:r>
      <w:r>
        <w:rPr>
          <w:i/>
          <w:iCs/>
          <w:sz w:val="28"/>
        </w:rPr>
        <w:t>fulfilment</w:t>
      </w:r>
      <w:r>
        <w:rPr>
          <w:i/>
          <w:iCs/>
          <w:spacing w:val="-6"/>
          <w:sz w:val="28"/>
        </w:rPr>
        <w:t xml:space="preserve"> </w:t>
      </w:r>
      <w:r>
        <w:rPr>
          <w:i/>
          <w:iCs/>
          <w:sz w:val="28"/>
        </w:rPr>
        <w:t>for</w:t>
      </w:r>
      <w:r>
        <w:rPr>
          <w:i/>
          <w:iCs/>
          <w:spacing w:val="-8"/>
          <w:sz w:val="28"/>
        </w:rPr>
        <w:t xml:space="preserve"> </w:t>
      </w:r>
      <w:r>
        <w:rPr>
          <w:i/>
          <w:iCs/>
          <w:sz w:val="28"/>
        </w:rPr>
        <w:t>the</w:t>
      </w:r>
      <w:r>
        <w:rPr>
          <w:i/>
          <w:iCs/>
          <w:spacing w:val="-7"/>
          <w:sz w:val="28"/>
        </w:rPr>
        <w:t xml:space="preserve"> </w:t>
      </w:r>
      <w:r>
        <w:rPr>
          <w:i/>
          <w:iCs/>
          <w:sz w:val="28"/>
        </w:rPr>
        <w:t>award</w:t>
      </w:r>
      <w:r>
        <w:rPr>
          <w:i/>
          <w:iCs/>
          <w:spacing w:val="-3"/>
          <w:sz w:val="28"/>
        </w:rPr>
        <w:t xml:space="preserve"> </w:t>
      </w:r>
      <w:r>
        <w:rPr>
          <w:i/>
          <w:iCs/>
          <w:sz w:val="28"/>
        </w:rPr>
        <w:t>of</w:t>
      </w:r>
      <w:r>
        <w:rPr>
          <w:i/>
          <w:iCs/>
          <w:spacing w:val="-3"/>
          <w:sz w:val="28"/>
        </w:rPr>
        <w:t xml:space="preserve"> </w:t>
      </w:r>
      <w:r>
        <w:rPr>
          <w:i/>
          <w:iCs/>
          <w:sz w:val="28"/>
        </w:rPr>
        <w:t>the</w:t>
      </w:r>
      <w:r>
        <w:rPr>
          <w:i/>
          <w:iCs/>
          <w:spacing w:val="-3"/>
          <w:sz w:val="28"/>
        </w:rPr>
        <w:t xml:space="preserve"> </w:t>
      </w:r>
      <w:r>
        <w:rPr>
          <w:i/>
          <w:iCs/>
          <w:sz w:val="28"/>
        </w:rPr>
        <w:t xml:space="preserve">degree </w:t>
      </w:r>
    </w:p>
    <w:p w14:paraId="31677065" w14:textId="77777777" w:rsidR="0041073B" w:rsidRDefault="00000000">
      <w:pPr>
        <w:spacing w:line="377" w:lineRule="auto"/>
        <w:ind w:left="1716" w:right="1835"/>
        <w:jc w:val="center"/>
        <w:rPr>
          <w:i/>
          <w:iCs/>
          <w:spacing w:val="-6"/>
          <w:sz w:val="28"/>
        </w:rPr>
      </w:pPr>
      <w:r>
        <w:rPr>
          <w:i/>
          <w:iCs/>
          <w:spacing w:val="-6"/>
          <w:sz w:val="28"/>
        </w:rPr>
        <w:t>of</w:t>
      </w:r>
    </w:p>
    <w:p w14:paraId="684FA423" w14:textId="77777777" w:rsidR="0041073B" w:rsidRDefault="00000000">
      <w:pPr>
        <w:spacing w:before="4" w:line="377" w:lineRule="auto"/>
        <w:ind w:left="2435" w:right="2555"/>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5258BD90" w14:textId="77777777" w:rsidR="0041073B" w:rsidRDefault="00000000">
      <w:pPr>
        <w:spacing w:before="5"/>
        <w:ind w:right="121"/>
        <w:jc w:val="center"/>
        <w:rPr>
          <w:sz w:val="28"/>
        </w:rPr>
      </w:pPr>
      <w:r>
        <w:rPr>
          <w:sz w:val="28"/>
        </w:rPr>
        <w:t>COMPUTER</w:t>
      </w:r>
      <w:r>
        <w:rPr>
          <w:spacing w:val="-15"/>
          <w:sz w:val="28"/>
        </w:rPr>
        <w:t xml:space="preserve"> </w:t>
      </w:r>
      <w:r>
        <w:rPr>
          <w:sz w:val="28"/>
        </w:rPr>
        <w:t>SCIENCE</w:t>
      </w:r>
      <w:r>
        <w:rPr>
          <w:spacing w:val="-16"/>
          <w:sz w:val="28"/>
        </w:rPr>
        <w:t xml:space="preserve"> </w:t>
      </w:r>
      <w:r>
        <w:rPr>
          <w:sz w:val="28"/>
        </w:rPr>
        <w:t>AND</w:t>
      </w:r>
      <w:r>
        <w:rPr>
          <w:spacing w:val="-9"/>
          <w:sz w:val="28"/>
        </w:rPr>
        <w:t xml:space="preserve"> </w:t>
      </w:r>
      <w:r>
        <w:rPr>
          <w:spacing w:val="-2"/>
          <w:sz w:val="28"/>
        </w:rPr>
        <w:t>ENGINEERING</w:t>
      </w:r>
    </w:p>
    <w:p w14:paraId="316D17E7" w14:textId="77777777" w:rsidR="0041073B" w:rsidRDefault="0041073B">
      <w:pPr>
        <w:pStyle w:val="BodyText"/>
        <w:rPr>
          <w:b/>
          <w:sz w:val="20"/>
        </w:rPr>
      </w:pPr>
    </w:p>
    <w:p w14:paraId="413AC38C" w14:textId="77777777" w:rsidR="0041073B" w:rsidRDefault="00000000">
      <w:pPr>
        <w:pStyle w:val="BodyText"/>
        <w:spacing w:before="212"/>
        <w:rPr>
          <w:b/>
          <w:sz w:val="20"/>
        </w:rPr>
      </w:pPr>
      <w:r>
        <w:rPr>
          <w:noProof/>
        </w:rPr>
        <w:drawing>
          <wp:anchor distT="0" distB="0" distL="0" distR="0" simplePos="0" relativeHeight="251658283" behindDoc="0" locked="0" layoutInCell="0" hidden="0" allowOverlap="1" wp14:anchorId="79664242" wp14:editId="6308DBA1">
            <wp:simplePos x="0" y="0"/>
            <wp:positionH relativeFrom="page">
              <wp:posOffset>3280410</wp:posOffset>
            </wp:positionH>
            <wp:positionV relativeFrom="paragraph">
              <wp:posOffset>295910</wp:posOffset>
            </wp:positionV>
            <wp:extent cx="1099820" cy="1095375"/>
            <wp:effectExtent l="0" t="0" r="0" b="0"/>
            <wp:wrapTopAndBottom/>
            <wp:docPr id="43" name="Image 2"/>
            <wp:cNvGraphicFramePr/>
            <a:graphic xmlns:a="http://schemas.openxmlformats.org/drawingml/2006/main">
              <a:graphicData uri="http://schemas.openxmlformats.org/drawingml/2006/picture">
                <pic:pic xmlns:pic="http://schemas.openxmlformats.org/drawingml/2006/picture">
                  <pic:nvPicPr>
                    <pic:cNvPr id="43" name="Image 2"/>
                    <pic:cNvPicPr>
                      <a:extLst>
                        <a:ext uri="sm">
                          <sm:smNativeData xmlns:sm="sm" xmlns:w="http://schemas.openxmlformats.org/wordprocessingml/2006/main" xmlns:w10="urn:schemas-microsoft-com:office:word" xmlns:v="urn:schemas-microsoft-com:vml" xmlns:o="urn:schemas-microsoft-com:office:office" xmlns="" val="SMDATA_16_1GvJ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PAAAAAIEAAAAAAAAAAAAAAQAAAAAAAAAuFAAAAQAAAAIAAADSAQAAxAYAAL0GAAAAAAAALhQAAEwoAAAoAAAACAAAAAEAAAABAAAA"/>
                        </a:ext>
                      </a:extLst>
                    </pic:cNvPicPr>
                  </pic:nvPicPr>
                  <pic:blipFill>
                    <a:blip r:embed="rId7"/>
                    <a:stretch>
                      <a:fillRect/>
                    </a:stretch>
                  </pic:blipFill>
                  <pic:spPr>
                    <a:xfrm>
                      <a:off x="0" y="0"/>
                      <a:ext cx="1099820" cy="1095375"/>
                    </a:xfrm>
                    <a:prstGeom prst="rect">
                      <a:avLst/>
                    </a:prstGeom>
                    <a:noFill/>
                    <a:ln w="12700">
                      <a:noFill/>
                    </a:ln>
                  </pic:spPr>
                </pic:pic>
              </a:graphicData>
            </a:graphic>
          </wp:anchor>
        </w:drawing>
      </w:r>
    </w:p>
    <w:p w14:paraId="066CA868" w14:textId="77777777" w:rsidR="0041073B" w:rsidRDefault="0041073B">
      <w:pPr>
        <w:spacing w:before="196" w:line="396" w:lineRule="auto"/>
        <w:ind w:left="1288" w:right="1206"/>
        <w:jc w:val="center"/>
        <w:rPr>
          <w:b/>
          <w:sz w:val="24"/>
        </w:rPr>
      </w:pPr>
    </w:p>
    <w:p w14:paraId="11854965" w14:textId="77777777" w:rsidR="0041073B" w:rsidRDefault="00000000">
      <w:pPr>
        <w:spacing w:before="196" w:line="396" w:lineRule="auto"/>
        <w:ind w:left="1288" w:right="1206"/>
        <w:jc w:val="center"/>
        <w:rPr>
          <w:b/>
          <w:sz w:val="24"/>
        </w:rPr>
      </w:pPr>
      <w:r>
        <w:rPr>
          <w:b/>
          <w:sz w:val="24"/>
        </w:rPr>
        <w:t>DEPARTMENT OF</w:t>
      </w:r>
      <w:r>
        <w:rPr>
          <w:b/>
          <w:spacing w:val="-17"/>
          <w:sz w:val="24"/>
        </w:rPr>
        <w:t xml:space="preserve"> COMPUTER </w:t>
      </w:r>
      <w:r>
        <w:rPr>
          <w:b/>
          <w:sz w:val="24"/>
        </w:rPr>
        <w:t xml:space="preserve"> TECHNOLOGY </w:t>
      </w:r>
    </w:p>
    <w:p w14:paraId="415D503A" w14:textId="77777777" w:rsidR="0041073B" w:rsidRDefault="00000000">
      <w:pPr>
        <w:spacing w:before="196" w:line="396" w:lineRule="auto"/>
        <w:ind w:left="1288" w:right="1206"/>
        <w:jc w:val="center"/>
        <w:rPr>
          <w:b/>
          <w:sz w:val="24"/>
        </w:rPr>
      </w:pPr>
      <w:r>
        <w:rPr>
          <w:b/>
          <w:sz w:val="24"/>
        </w:rPr>
        <w:t>MADRAS INSTITUTE OF TECHNOLOGY CAMPUS</w:t>
      </w:r>
    </w:p>
    <w:p w14:paraId="33DBA52D" w14:textId="77777777" w:rsidR="0041073B" w:rsidRDefault="00000000">
      <w:pPr>
        <w:spacing w:before="196" w:line="396" w:lineRule="auto"/>
        <w:ind w:left="1288" w:right="1206"/>
        <w:jc w:val="center"/>
        <w:rPr>
          <w:b/>
          <w:sz w:val="24"/>
        </w:rPr>
      </w:pPr>
      <w:r>
        <w:rPr>
          <w:b/>
          <w:sz w:val="24"/>
        </w:rPr>
        <w:t>ANNA UNIVERSITY, CHENNAI 600 044</w:t>
      </w:r>
    </w:p>
    <w:p w14:paraId="0C5C7C9A" w14:textId="77777777" w:rsidR="0041073B" w:rsidRDefault="00000000">
      <w:pPr>
        <w:spacing w:before="196" w:line="396" w:lineRule="auto"/>
        <w:ind w:left="1288" w:right="1206"/>
        <w:jc w:val="center"/>
        <w:rPr>
          <w:b/>
          <w:sz w:val="24"/>
        </w:rPr>
      </w:pPr>
      <w:r>
        <w:rPr>
          <w:b/>
          <w:sz w:val="24"/>
        </w:rPr>
        <w:t>APRIL</w:t>
      </w:r>
      <w:r>
        <w:rPr>
          <w:b/>
          <w:spacing w:val="-15"/>
          <w:sz w:val="24"/>
        </w:rPr>
        <w:t xml:space="preserve"> </w:t>
      </w:r>
      <w:r>
        <w:rPr>
          <w:b/>
          <w:spacing w:val="-4"/>
          <w:sz w:val="24"/>
        </w:rPr>
        <w:t>2026</w:t>
      </w:r>
    </w:p>
    <w:p w14:paraId="5324DDD6" w14:textId="77777777" w:rsidR="0041073B" w:rsidRDefault="0041073B">
      <w:pPr>
        <w:sectPr w:rsidR="0041073B">
          <w:headerReference w:type="default" r:id="rId8"/>
          <w:footerReference w:type="default" r:id="rId9"/>
          <w:type w:val="continuous"/>
          <w:pgSz w:w="11920" w:h="16850"/>
          <w:pgMar w:top="1380" w:right="1133" w:bottom="1200" w:left="1417" w:header="0" w:footer="1012" w:gutter="0"/>
          <w:pgNumType w:start="1"/>
          <w:cols w:space="720"/>
        </w:sectPr>
      </w:pPr>
    </w:p>
    <w:p w14:paraId="485F35EE" w14:textId="77777777" w:rsidR="0041073B" w:rsidRDefault="00000000">
      <w:pPr>
        <w:pStyle w:val="Heading1"/>
        <w:spacing w:before="74" w:line="379" w:lineRule="auto"/>
        <w:ind w:left="2339" w:right="1628" w:hanging="826"/>
      </w:pPr>
      <w:r>
        <w:lastRenderedPageBreak/>
        <w:t>DEPARTMENT</w:t>
      </w:r>
      <w:r>
        <w:rPr>
          <w:spacing w:val="-18"/>
        </w:rPr>
        <w:t xml:space="preserve"> </w:t>
      </w:r>
      <w:r>
        <w:t>OF</w:t>
      </w:r>
      <w:r>
        <w:rPr>
          <w:spacing w:val="-17"/>
        </w:rPr>
        <w:t xml:space="preserve"> </w:t>
      </w:r>
      <w:r>
        <w:t>COMPUTER</w:t>
      </w:r>
      <w:r>
        <w:rPr>
          <w:spacing w:val="-18"/>
        </w:rPr>
        <w:t xml:space="preserve"> </w:t>
      </w:r>
      <w:r>
        <w:t>TECHNOLOGY ANNA UNIVERSITY, MIT CAMPUS CHROMEPET, CHENNAI – 600 044</w:t>
      </w:r>
    </w:p>
    <w:p w14:paraId="07A4C77A" w14:textId="77777777" w:rsidR="0041073B" w:rsidRDefault="0041073B">
      <w:pPr>
        <w:pStyle w:val="BodyText"/>
        <w:spacing w:before="183"/>
        <w:rPr>
          <w:b/>
        </w:rPr>
      </w:pPr>
    </w:p>
    <w:p w14:paraId="578548E5" w14:textId="77777777" w:rsidR="0041073B" w:rsidRDefault="00000000">
      <w:pPr>
        <w:ind w:right="120"/>
        <w:jc w:val="center"/>
        <w:rPr>
          <w:b/>
          <w:sz w:val="28"/>
        </w:rPr>
      </w:pPr>
      <w:r>
        <w:rPr>
          <w:b/>
          <w:sz w:val="28"/>
        </w:rPr>
        <w:t>BONAFIDE</w:t>
      </w:r>
      <w:r>
        <w:rPr>
          <w:b/>
          <w:spacing w:val="-10"/>
          <w:sz w:val="28"/>
        </w:rPr>
        <w:t xml:space="preserve"> </w:t>
      </w:r>
      <w:r>
        <w:rPr>
          <w:b/>
          <w:spacing w:val="-2"/>
          <w:sz w:val="28"/>
        </w:rPr>
        <w:t>CERTIFICATE</w:t>
      </w:r>
    </w:p>
    <w:p w14:paraId="2F4A4E29" w14:textId="77777777" w:rsidR="0041073B" w:rsidRDefault="0041073B">
      <w:pPr>
        <w:pStyle w:val="BodyText"/>
        <w:rPr>
          <w:b/>
        </w:rPr>
      </w:pPr>
    </w:p>
    <w:p w14:paraId="50A553FC" w14:textId="77777777" w:rsidR="0041073B" w:rsidRDefault="0041073B">
      <w:pPr>
        <w:pStyle w:val="BodyText"/>
        <w:spacing w:before="47"/>
        <w:rPr>
          <w:b/>
        </w:rPr>
      </w:pPr>
    </w:p>
    <w:p w14:paraId="7193C342" w14:textId="77777777" w:rsidR="0041073B" w:rsidRDefault="00000000">
      <w:pPr>
        <w:tabs>
          <w:tab w:val="left" w:pos="1957"/>
          <w:tab w:val="left" w:pos="3578"/>
          <w:tab w:val="left" w:pos="6143"/>
          <w:tab w:val="left" w:pos="6877"/>
        </w:tabs>
        <w:spacing w:line="482" w:lineRule="auto"/>
        <w:ind w:left="23" w:right="146"/>
        <w:jc w:val="both"/>
        <w:rPr>
          <w:b/>
          <w:sz w:val="28"/>
        </w:rPr>
      </w:pPr>
      <w:r>
        <w:rPr>
          <w:sz w:val="28"/>
          <w:szCs w:val="28"/>
        </w:rPr>
        <w:t xml:space="preserve">Certified that the bonafide thesis report of the project work, </w:t>
      </w:r>
      <w:r>
        <w:rPr>
          <w:b/>
          <w:sz w:val="28"/>
        </w:rPr>
        <w:t>“FEDERATED LEARNING FOR CODE GENERATION WITH HALLUCINATION – AWARE FINE TUNING</w:t>
      </w:r>
      <w:r>
        <w:rPr>
          <w:sz w:val="28"/>
        </w:rPr>
        <w:t xml:space="preserve">” </w:t>
      </w:r>
      <w:r>
        <w:rPr>
          <w:sz w:val="28"/>
          <w:szCs w:val="28"/>
        </w:rPr>
        <w:t xml:space="preserve">done by </w:t>
      </w:r>
      <w:r>
        <w:rPr>
          <w:b/>
          <w:sz w:val="28"/>
        </w:rPr>
        <w:t>Mr.  Abhinavh P ( 2022503059 ),</w:t>
      </w:r>
    </w:p>
    <w:p w14:paraId="4CB6BD93" w14:textId="77777777" w:rsidR="0041073B" w:rsidRDefault="00000000">
      <w:pPr>
        <w:tabs>
          <w:tab w:val="left" w:pos="1957"/>
          <w:tab w:val="left" w:pos="3578"/>
          <w:tab w:val="left" w:pos="6143"/>
          <w:tab w:val="left" w:pos="6877"/>
        </w:tabs>
        <w:spacing w:line="482" w:lineRule="auto"/>
        <w:ind w:left="23" w:right="146"/>
        <w:jc w:val="both"/>
        <w:rPr>
          <w:sz w:val="28"/>
          <w:szCs w:val="28"/>
        </w:rPr>
      </w:pPr>
      <w:r>
        <w:rPr>
          <w:b/>
          <w:sz w:val="28"/>
        </w:rPr>
        <w:t xml:space="preserve">Mr. Prabhakara Arjun R(2022503003) &amp; Mr. Buvanes Srivardan K (2022503037) </w:t>
      </w:r>
      <w:r>
        <w:rPr>
          <w:sz w:val="28"/>
          <w:szCs w:val="28"/>
        </w:rPr>
        <w:t xml:space="preserve">in the Project Work Laboratory with subject code CS6811 during the period from December to April 2026. </w:t>
      </w:r>
    </w:p>
    <w:p w14:paraId="1993A152" w14:textId="77777777" w:rsidR="0041073B" w:rsidRDefault="0041073B">
      <w:pPr>
        <w:pStyle w:val="BodyText"/>
      </w:pPr>
    </w:p>
    <w:p w14:paraId="4FA0965D" w14:textId="77777777" w:rsidR="0041073B" w:rsidRDefault="0041073B">
      <w:pPr>
        <w:pStyle w:val="BodyText"/>
      </w:pPr>
    </w:p>
    <w:p w14:paraId="5EB543E0" w14:textId="77777777" w:rsidR="0041073B" w:rsidRDefault="0041073B">
      <w:pPr>
        <w:pStyle w:val="BodyText"/>
      </w:pPr>
    </w:p>
    <w:p w14:paraId="6AF9DD43" w14:textId="77777777" w:rsidR="0041073B" w:rsidRDefault="0041073B">
      <w:pPr>
        <w:pStyle w:val="BodyText"/>
      </w:pPr>
    </w:p>
    <w:p w14:paraId="0EAA3AF8" w14:textId="77777777" w:rsidR="0041073B" w:rsidRDefault="0041073B">
      <w:pPr>
        <w:pStyle w:val="BodyText"/>
      </w:pPr>
    </w:p>
    <w:p w14:paraId="33A4F7AA" w14:textId="77777777" w:rsidR="0041073B" w:rsidRDefault="0041073B">
      <w:pPr>
        <w:pStyle w:val="BodyText"/>
      </w:pPr>
    </w:p>
    <w:p w14:paraId="5ABDF7BE" w14:textId="77777777" w:rsidR="0041073B" w:rsidRDefault="0041073B">
      <w:pPr>
        <w:pStyle w:val="BodyText"/>
      </w:pPr>
    </w:p>
    <w:p w14:paraId="44D61CB3" w14:textId="77777777" w:rsidR="0041073B" w:rsidRDefault="0041073B">
      <w:pPr>
        <w:pStyle w:val="BodyText"/>
      </w:pPr>
    </w:p>
    <w:p w14:paraId="6517CF59" w14:textId="77777777" w:rsidR="0041073B" w:rsidRDefault="0041073B">
      <w:pPr>
        <w:pStyle w:val="BodyText"/>
        <w:spacing w:before="306"/>
      </w:pPr>
    </w:p>
    <w:p w14:paraId="5D7A7EBE" w14:textId="77777777" w:rsidR="0041073B" w:rsidRDefault="00000000">
      <w:pPr>
        <w:pStyle w:val="Heading1"/>
        <w:tabs>
          <w:tab w:val="left" w:pos="5158"/>
        </w:tabs>
        <w:spacing w:before="1"/>
        <w:ind w:left="0" w:right="194" w:firstLine="0"/>
        <w:jc w:val="center"/>
      </w:pPr>
      <w:r>
        <w:rPr>
          <w:spacing w:val="-2"/>
        </w:rPr>
        <w:t>SIGNATURE</w:t>
      </w:r>
      <w:r>
        <w:rPr>
          <w:spacing w:val="-7"/>
        </w:rPr>
        <w:t xml:space="preserve"> </w:t>
      </w:r>
      <w:r>
        <w:rPr>
          <w:spacing w:val="-2"/>
        </w:rPr>
        <w:t>OF</w:t>
      </w:r>
      <w:r>
        <w:rPr>
          <w:spacing w:val="-15"/>
        </w:rPr>
        <w:t xml:space="preserve"> </w:t>
      </w:r>
      <w:r>
        <w:rPr>
          <w:spacing w:val="-5"/>
        </w:rPr>
        <w:t>HOD</w:t>
      </w:r>
      <w:r>
        <w:tab/>
      </w:r>
      <w:r>
        <w:rPr>
          <w:spacing w:val="-2"/>
        </w:rPr>
        <w:t>SIGNATURE</w:t>
      </w:r>
      <w:r>
        <w:rPr>
          <w:spacing w:val="-7"/>
        </w:rPr>
        <w:t xml:space="preserve"> </w:t>
      </w:r>
      <w:r>
        <w:rPr>
          <w:spacing w:val="-2"/>
        </w:rPr>
        <w:t>OF</w:t>
      </w:r>
      <w:r>
        <w:rPr>
          <w:spacing w:val="-15"/>
        </w:rPr>
        <w:t xml:space="preserve"> </w:t>
      </w:r>
      <w:r>
        <w:rPr>
          <w:spacing w:val="-2"/>
        </w:rPr>
        <w:t>SUPERVISOR</w:t>
      </w:r>
    </w:p>
    <w:p w14:paraId="3F5D3111" w14:textId="77777777" w:rsidR="0041073B" w:rsidRDefault="0041073B">
      <w:pPr>
        <w:pStyle w:val="BodyText"/>
        <w:rPr>
          <w:b/>
        </w:rPr>
      </w:pPr>
    </w:p>
    <w:p w14:paraId="75301E2F" w14:textId="77777777" w:rsidR="0041073B" w:rsidRDefault="0041073B">
      <w:pPr>
        <w:pStyle w:val="BodyText"/>
        <w:spacing w:before="36"/>
        <w:rPr>
          <w:b/>
        </w:rPr>
      </w:pPr>
    </w:p>
    <w:p w14:paraId="5202D614" w14:textId="77777777" w:rsidR="0041073B" w:rsidRDefault="00000000">
      <w:pPr>
        <w:tabs>
          <w:tab w:val="left" w:pos="5304"/>
        </w:tabs>
        <w:ind w:left="83"/>
        <w:jc w:val="both"/>
        <w:rPr>
          <w:sz w:val="24"/>
        </w:rPr>
      </w:pPr>
      <w:r>
        <w:rPr>
          <w:spacing w:val="-4"/>
          <w:sz w:val="24"/>
        </w:rPr>
        <w:t>Dr.</w:t>
      </w:r>
      <w:r>
        <w:rPr>
          <w:spacing w:val="-8"/>
          <w:sz w:val="24"/>
        </w:rPr>
        <w:t xml:space="preserve"> </w:t>
      </w:r>
      <w:r>
        <w:rPr>
          <w:spacing w:val="-4"/>
          <w:sz w:val="24"/>
        </w:rPr>
        <w:t>PONSY R K SATHIA BHAMA</w:t>
      </w:r>
      <w:r>
        <w:rPr>
          <w:sz w:val="24"/>
        </w:rPr>
        <w:tab/>
        <w:t>Dr.</w:t>
      </w:r>
      <w:r>
        <w:rPr>
          <w:spacing w:val="-15"/>
          <w:sz w:val="24"/>
        </w:rPr>
        <w:t xml:space="preserve"> </w:t>
      </w:r>
      <w:r>
        <w:rPr>
          <w:sz w:val="24"/>
        </w:rPr>
        <w:t>THANASEKHAR</w:t>
      </w:r>
      <w:r>
        <w:rPr>
          <w:spacing w:val="-10"/>
          <w:sz w:val="24"/>
        </w:rPr>
        <w:t xml:space="preserve"> B</w:t>
      </w:r>
    </w:p>
    <w:p w14:paraId="51DB9169" w14:textId="77777777" w:rsidR="0041073B" w:rsidRDefault="00000000">
      <w:pPr>
        <w:tabs>
          <w:tab w:val="left" w:pos="5304"/>
        </w:tabs>
        <w:spacing w:before="201"/>
        <w:ind w:left="83"/>
        <w:rPr>
          <w:sz w:val="24"/>
        </w:rPr>
      </w:pPr>
      <w:r>
        <w:rPr>
          <w:b/>
          <w:bCs/>
          <w:spacing w:val="-4"/>
          <w:sz w:val="24"/>
        </w:rPr>
        <w:t>Head</w:t>
      </w:r>
      <w:r>
        <w:rPr>
          <w:b/>
          <w:bCs/>
          <w:sz w:val="24"/>
        </w:rPr>
        <w:t xml:space="preserve"> of Department</w:t>
      </w:r>
      <w:r>
        <w:rPr>
          <w:sz w:val="24"/>
        </w:rPr>
        <w:tab/>
      </w:r>
      <w:r>
        <w:rPr>
          <w:b/>
          <w:bCs/>
          <w:spacing w:val="-2"/>
          <w:sz w:val="24"/>
        </w:rPr>
        <w:t>Professor</w:t>
      </w:r>
    </w:p>
    <w:p w14:paraId="6F66424E" w14:textId="77777777" w:rsidR="0041073B" w:rsidRDefault="00000000">
      <w:pPr>
        <w:tabs>
          <w:tab w:val="left" w:pos="5289"/>
        </w:tabs>
        <w:spacing w:before="203" w:line="415" w:lineRule="auto"/>
        <w:ind w:left="69" w:right="455" w:firstLine="14"/>
        <w:rPr>
          <w:sz w:val="24"/>
        </w:rPr>
      </w:pPr>
      <w:r>
        <w:rPr>
          <w:sz w:val="24"/>
        </w:rPr>
        <w:t>Department of Computer Technology</w:t>
      </w:r>
      <w:r>
        <w:rPr>
          <w:sz w:val="24"/>
        </w:rPr>
        <w:tab/>
      </w:r>
      <w:r>
        <w:rPr>
          <w:spacing w:val="-45"/>
          <w:sz w:val="24"/>
        </w:rPr>
        <w:t xml:space="preserve"> </w:t>
      </w:r>
      <w:r>
        <w:rPr>
          <w:sz w:val="24"/>
        </w:rPr>
        <w:t>Department</w:t>
      </w:r>
      <w:r>
        <w:rPr>
          <w:spacing w:val="-15"/>
          <w:sz w:val="24"/>
        </w:rPr>
        <w:t xml:space="preserve"> </w:t>
      </w:r>
      <w:r>
        <w:rPr>
          <w:sz w:val="24"/>
        </w:rPr>
        <w:t>of</w:t>
      </w:r>
      <w:r>
        <w:rPr>
          <w:spacing w:val="-15"/>
          <w:sz w:val="24"/>
        </w:rPr>
        <w:t xml:space="preserve"> </w:t>
      </w:r>
      <w:r>
        <w:rPr>
          <w:sz w:val="24"/>
        </w:rPr>
        <w:t>Computer</w:t>
      </w:r>
      <w:r>
        <w:rPr>
          <w:spacing w:val="-15"/>
          <w:sz w:val="24"/>
        </w:rPr>
        <w:t xml:space="preserve"> </w:t>
      </w:r>
      <w:r>
        <w:rPr>
          <w:sz w:val="24"/>
        </w:rPr>
        <w:t>Technology Anna University, MIT Campus</w:t>
      </w:r>
      <w:r>
        <w:rPr>
          <w:sz w:val="24"/>
        </w:rPr>
        <w:tab/>
        <w:t>Anna University, MIT Campus</w:t>
      </w:r>
    </w:p>
    <w:p w14:paraId="410AB062" w14:textId="77777777" w:rsidR="0041073B" w:rsidRDefault="00000000">
      <w:pPr>
        <w:tabs>
          <w:tab w:val="left" w:pos="5304"/>
        </w:tabs>
        <w:ind w:left="83"/>
        <w:rPr>
          <w:sz w:val="24"/>
        </w:rPr>
      </w:pPr>
      <w:r>
        <w:rPr>
          <w:sz w:val="24"/>
        </w:rPr>
        <w:t>Chromepet,</w:t>
      </w:r>
      <w:r>
        <w:rPr>
          <w:spacing w:val="-6"/>
          <w:sz w:val="24"/>
        </w:rPr>
        <w:t xml:space="preserve"> </w:t>
      </w:r>
      <w:r>
        <w:rPr>
          <w:sz w:val="24"/>
        </w:rPr>
        <w:t>Chennai-</w:t>
      </w:r>
      <w:r>
        <w:rPr>
          <w:spacing w:val="-2"/>
          <w:sz w:val="24"/>
        </w:rPr>
        <w:t>600044</w:t>
      </w:r>
      <w:r>
        <w:rPr>
          <w:sz w:val="24"/>
        </w:rPr>
        <w:tab/>
        <w:t>Chromepet,</w:t>
      </w:r>
      <w:r>
        <w:rPr>
          <w:spacing w:val="-8"/>
          <w:sz w:val="24"/>
        </w:rPr>
        <w:t xml:space="preserve"> </w:t>
      </w:r>
      <w:r>
        <w:rPr>
          <w:sz w:val="24"/>
        </w:rPr>
        <w:t>Chennai-</w:t>
      </w:r>
      <w:r>
        <w:rPr>
          <w:spacing w:val="-2"/>
          <w:sz w:val="24"/>
        </w:rPr>
        <w:t>600044</w:t>
      </w:r>
    </w:p>
    <w:p w14:paraId="521D77CB" w14:textId="77777777" w:rsidR="0041073B" w:rsidRDefault="0041073B">
      <w:pPr>
        <w:sectPr w:rsidR="0041073B">
          <w:headerReference w:type="default" r:id="rId10"/>
          <w:footerReference w:type="default" r:id="rId11"/>
          <w:pgSz w:w="11920" w:h="16850"/>
          <w:pgMar w:top="1360" w:right="1133" w:bottom="1200" w:left="1417" w:header="0" w:footer="1012" w:gutter="0"/>
          <w:cols w:space="720"/>
        </w:sectPr>
      </w:pPr>
    </w:p>
    <w:p w14:paraId="4F897891" w14:textId="77777777" w:rsidR="0041073B" w:rsidRDefault="00000000">
      <w:pPr>
        <w:pStyle w:val="Heading1"/>
        <w:spacing w:before="77"/>
        <w:ind w:left="0" w:right="121" w:firstLine="0"/>
        <w:jc w:val="center"/>
      </w:pPr>
      <w:bookmarkStart w:id="0" w:name="_TOC_250009"/>
      <w:bookmarkEnd w:id="0"/>
      <w:r>
        <w:rPr>
          <w:spacing w:val="-2"/>
        </w:rPr>
        <w:lastRenderedPageBreak/>
        <w:t>ABSTRACT</w:t>
      </w:r>
    </w:p>
    <w:p w14:paraId="67E33A00" w14:textId="77777777" w:rsidR="0041073B" w:rsidRDefault="0041073B">
      <w:pPr>
        <w:pStyle w:val="BodyText"/>
        <w:rPr>
          <w:b/>
        </w:rPr>
      </w:pPr>
    </w:p>
    <w:p w14:paraId="1334FE59" w14:textId="77777777" w:rsidR="0041073B" w:rsidRDefault="0041073B">
      <w:pPr>
        <w:pStyle w:val="BodyText"/>
        <w:spacing w:before="90"/>
        <w:rPr>
          <w:b/>
        </w:rPr>
      </w:pPr>
    </w:p>
    <w:p w14:paraId="730E68D5" w14:textId="77777777" w:rsidR="0041073B" w:rsidRDefault="00000000">
      <w:pPr>
        <w:pStyle w:val="BodyText"/>
        <w:spacing w:line="360" w:lineRule="auto"/>
        <w:ind w:left="23" w:right="139" w:firstLine="720"/>
        <w:jc w:val="both"/>
      </w:pPr>
      <w:r>
        <w:t>Large Language Models (LLMs) have demonstrated strong capabilities in automated code generation, enabling solutions for a wide range of software engineering tasks. However, these models often suffer from hallucinations, producing syntactically correct but semantically incorrect code, including invalid APIs and logical errors. Such issues reduce the reliability of LLM based systems in practical applications.</w:t>
      </w:r>
    </w:p>
    <w:p w14:paraId="0AD89EAE" w14:textId="77777777" w:rsidR="0041073B" w:rsidRDefault="0041073B">
      <w:pPr>
        <w:pStyle w:val="BodyText"/>
        <w:spacing w:before="159"/>
      </w:pPr>
    </w:p>
    <w:p w14:paraId="334C30E2" w14:textId="77777777" w:rsidR="0041073B" w:rsidRDefault="00000000">
      <w:pPr>
        <w:pStyle w:val="BodyText"/>
        <w:spacing w:line="360" w:lineRule="auto"/>
        <w:ind w:left="23" w:right="140" w:firstLine="720"/>
        <w:jc w:val="both"/>
      </w:pPr>
      <w:r>
        <w:t>In this project, A federated learning based framework for improving code generation by reducing hallucinations in a privacy preserving manner is proposed. The system integrates hallucination detection to identify and correct errors in generated code, thereby creating high quality datasets for model adaptation. These datasets are used to fine tune the model using parameter-efficient Low Rank Adaptation (LoRA) across multiple decentralized clients.</w:t>
      </w:r>
    </w:p>
    <w:p w14:paraId="0CFC265F" w14:textId="77777777" w:rsidR="0041073B" w:rsidRDefault="0041073B">
      <w:pPr>
        <w:pStyle w:val="BodyText"/>
        <w:spacing w:before="161"/>
      </w:pPr>
    </w:p>
    <w:p w14:paraId="4058BCF0" w14:textId="77777777" w:rsidR="0041073B" w:rsidRDefault="00000000">
      <w:pPr>
        <w:pStyle w:val="BodyText"/>
        <w:spacing w:line="360" w:lineRule="auto"/>
        <w:ind w:left="23" w:right="142" w:firstLine="720"/>
        <w:jc w:val="both"/>
      </w:pPr>
      <w:r>
        <w:t>Each client performs local fine tuning using its own data, and only lightweight adapter parameters are shared with a central server, ensuring data privacy. Unlike traditional federated learning approaches that use standard Federated Averaging (FedAvg), this work introduces a novel aggregation strategy called Federated Error Average (FedErrorAvg), where model updates are weighted based on both dataset size and the distribution of hallucination errors across clients.</w:t>
      </w:r>
    </w:p>
    <w:p w14:paraId="27552665" w14:textId="77777777" w:rsidR="0041073B" w:rsidRDefault="0041073B">
      <w:pPr>
        <w:pStyle w:val="BodyText"/>
        <w:spacing w:line="360" w:lineRule="auto"/>
        <w:ind w:left="23" w:right="142"/>
        <w:jc w:val="both"/>
      </w:pPr>
    </w:p>
    <w:p w14:paraId="08AEB70E" w14:textId="77777777" w:rsidR="0041073B" w:rsidRDefault="00000000">
      <w:pPr>
        <w:pStyle w:val="BodyText"/>
        <w:spacing w:line="360" w:lineRule="auto"/>
        <w:ind w:left="23" w:right="142" w:firstLine="720"/>
        <w:jc w:val="both"/>
      </w:pPr>
      <w:r>
        <w:t>This error aware aggregation mechanism enables the model to learn more effectively from diverse error patterns, leading to improved generalization and reduced hallucinations. Experimental results demonstrate that the proposed approach achieves better correctness compared to baseline models.</w:t>
      </w:r>
    </w:p>
    <w:p w14:paraId="31B136B4" w14:textId="77777777" w:rsidR="0041073B" w:rsidRDefault="0041073B">
      <w:pPr>
        <w:sectPr w:rsidR="0041073B">
          <w:headerReference w:type="default" r:id="rId12"/>
          <w:footerReference w:type="default" r:id="rId13"/>
          <w:pgSz w:w="11920" w:h="16850"/>
          <w:pgMar w:top="1360" w:right="1133" w:bottom="1200" w:left="1417" w:header="0" w:footer="1012" w:gutter="0"/>
          <w:cols w:space="720"/>
        </w:sectPr>
      </w:pPr>
    </w:p>
    <w:p w14:paraId="768C6E14" w14:textId="77777777" w:rsidR="0041073B" w:rsidRDefault="00000000">
      <w:pPr>
        <w:pStyle w:val="Heading1"/>
        <w:spacing w:before="77"/>
        <w:ind w:left="0" w:right="121" w:firstLine="0"/>
        <w:jc w:val="center"/>
      </w:pPr>
      <w:r>
        <w:rPr>
          <w:spacing w:val="-2"/>
        </w:rPr>
        <w:lastRenderedPageBreak/>
        <w:t>ACKNOWLEDGEMENT</w:t>
      </w:r>
    </w:p>
    <w:p w14:paraId="0467FB8B" w14:textId="77777777" w:rsidR="0041073B" w:rsidRDefault="0041073B">
      <w:pPr>
        <w:pStyle w:val="BodyText"/>
        <w:rPr>
          <w:b/>
        </w:rPr>
      </w:pPr>
    </w:p>
    <w:p w14:paraId="2429A3CB" w14:textId="77777777" w:rsidR="0041073B" w:rsidRDefault="0041073B">
      <w:pPr>
        <w:pStyle w:val="BodyText"/>
        <w:spacing w:before="90"/>
        <w:rPr>
          <w:b/>
        </w:rPr>
      </w:pPr>
    </w:p>
    <w:p w14:paraId="6C7D613C" w14:textId="77777777" w:rsidR="0041073B" w:rsidRDefault="00000000">
      <w:pPr>
        <w:widowControl/>
        <w:pBdr>
          <w:top w:val="nil"/>
          <w:left w:val="nil"/>
          <w:bottom w:val="nil"/>
          <w:right w:val="nil"/>
          <w:between w:val="nil"/>
        </w:pBdr>
        <w:spacing w:line="360" w:lineRule="auto"/>
        <w:jc w:val="both"/>
        <w:rPr>
          <w:sz w:val="28"/>
          <w:szCs w:val="28"/>
        </w:rPr>
      </w:pPr>
      <w:r>
        <w:rPr>
          <w:sz w:val="28"/>
          <w:szCs w:val="28"/>
        </w:rPr>
        <w:t xml:space="preserve">We take this opportunity to sincerely thank </w:t>
      </w:r>
      <w:r>
        <w:rPr>
          <w:b/>
          <w:bCs/>
          <w:sz w:val="28"/>
          <w:szCs w:val="28"/>
        </w:rPr>
        <w:t>Prof. Dr. Jayashree P</w:t>
      </w:r>
      <w:r>
        <w:rPr>
          <w:sz w:val="28"/>
          <w:szCs w:val="28"/>
        </w:rPr>
        <w:t xml:space="preserve">, respected Dean, Anna University, MIT Campus, and </w:t>
      </w:r>
      <w:r>
        <w:rPr>
          <w:b/>
          <w:bCs/>
          <w:sz w:val="28"/>
          <w:szCs w:val="28"/>
        </w:rPr>
        <w:t>Dr. Ponsy R K Sathia Bhama</w:t>
      </w:r>
      <w:r>
        <w:rPr>
          <w:sz w:val="28"/>
          <w:szCs w:val="28"/>
        </w:rPr>
        <w:t xml:space="preserve">, respected Head of the Department, Department of Computer Technology, for providing the essential facilities that enabled us to pursue this project. </w:t>
      </w:r>
    </w:p>
    <w:p w14:paraId="2108275F" w14:textId="77777777" w:rsidR="0041073B" w:rsidRDefault="0041073B">
      <w:pPr>
        <w:widowControl/>
        <w:pBdr>
          <w:top w:val="nil"/>
          <w:left w:val="nil"/>
          <w:bottom w:val="nil"/>
          <w:right w:val="nil"/>
          <w:between w:val="nil"/>
        </w:pBdr>
        <w:spacing w:line="360" w:lineRule="auto"/>
        <w:jc w:val="both"/>
        <w:rPr>
          <w:sz w:val="28"/>
          <w:szCs w:val="28"/>
        </w:rPr>
      </w:pPr>
    </w:p>
    <w:p w14:paraId="50DB22A1" w14:textId="77777777" w:rsidR="0041073B" w:rsidRDefault="00000000">
      <w:pPr>
        <w:widowControl/>
        <w:pBdr>
          <w:top w:val="nil"/>
          <w:left w:val="nil"/>
          <w:bottom w:val="nil"/>
          <w:right w:val="nil"/>
          <w:between w:val="nil"/>
        </w:pBdr>
        <w:spacing w:line="360" w:lineRule="auto"/>
        <w:jc w:val="both"/>
        <w:rPr>
          <w:sz w:val="28"/>
          <w:szCs w:val="28"/>
        </w:rPr>
      </w:pPr>
      <w:r>
        <w:rPr>
          <w:sz w:val="28"/>
          <w:szCs w:val="28"/>
        </w:rPr>
        <w:t xml:space="preserve">We would like to thank our supervisor </w:t>
      </w:r>
      <w:r>
        <w:rPr>
          <w:b/>
          <w:bCs/>
          <w:sz w:val="28"/>
          <w:szCs w:val="28"/>
        </w:rPr>
        <w:t>Dr. B.Thanasekhar</w:t>
      </w:r>
      <w:r>
        <w:rPr>
          <w:sz w:val="28"/>
          <w:szCs w:val="28"/>
        </w:rPr>
        <w:t xml:space="preserve">, Professor, Department of Computer Technology, Anna University, MIT Campus, whose kind guidance and proper directions helped shape this project perfectly. Constant encouragement to implement the project to the fullest of our potential propelled us toward the successful completion of the proposed project work. </w:t>
      </w:r>
    </w:p>
    <w:p w14:paraId="01CC6065" w14:textId="77777777" w:rsidR="0041073B" w:rsidRDefault="0041073B">
      <w:pPr>
        <w:widowControl/>
        <w:pBdr>
          <w:top w:val="nil"/>
          <w:left w:val="nil"/>
          <w:bottom w:val="nil"/>
          <w:right w:val="nil"/>
          <w:between w:val="nil"/>
        </w:pBdr>
        <w:spacing w:line="360" w:lineRule="auto"/>
        <w:jc w:val="both"/>
        <w:rPr>
          <w:sz w:val="28"/>
          <w:szCs w:val="28"/>
        </w:rPr>
      </w:pPr>
    </w:p>
    <w:p w14:paraId="189AB75E" w14:textId="77777777" w:rsidR="0041073B" w:rsidRDefault="00000000">
      <w:pPr>
        <w:pStyle w:val="BodyText"/>
        <w:spacing w:line="360" w:lineRule="auto"/>
        <w:ind w:left="23" w:right="141"/>
        <w:jc w:val="both"/>
      </w:pPr>
      <w:r>
        <w:t xml:space="preserve">We acknowledge the efforts and feedback of the panel members, </w:t>
      </w:r>
      <w:r>
        <w:rPr>
          <w:b/>
        </w:rPr>
        <w:t>Dr. P. Pabitha</w:t>
      </w:r>
      <w:r>
        <w:t>,</w:t>
      </w:r>
      <w:r>
        <w:rPr>
          <w:spacing w:val="-10"/>
        </w:rPr>
        <w:t xml:space="preserve"> </w:t>
      </w:r>
      <w:r>
        <w:t xml:space="preserve">Associate Professor, Department of Computer Technology, MIT, Anna University, </w:t>
      </w:r>
      <w:r>
        <w:rPr>
          <w:b/>
        </w:rPr>
        <w:t>Dr. S. Chithra</w:t>
      </w:r>
      <w:r>
        <w:t>, Associate Professor, Department of Computer Technology, MIT,</w:t>
      </w:r>
      <w:r>
        <w:rPr>
          <w:spacing w:val="-6"/>
        </w:rPr>
        <w:t xml:space="preserve"> </w:t>
      </w:r>
      <w:r>
        <w:t xml:space="preserve">Anna University and </w:t>
      </w:r>
      <w:r>
        <w:rPr>
          <w:b/>
        </w:rPr>
        <w:t>Dr. V.P. Jayachitra</w:t>
      </w:r>
      <w:r>
        <w:t>,</w:t>
      </w:r>
      <w:r>
        <w:rPr>
          <w:spacing w:val="-6"/>
        </w:rPr>
        <w:t xml:space="preserve"> </w:t>
      </w:r>
      <w:r>
        <w:t>Assistant Professor, Department of Computer Technology, MIT, Anna University in reviewing</w:t>
      </w:r>
      <w:r>
        <w:rPr>
          <w:spacing w:val="-6"/>
        </w:rPr>
        <w:t xml:space="preserve"> </w:t>
      </w:r>
      <w:r>
        <w:t>our</w:t>
      </w:r>
      <w:r>
        <w:rPr>
          <w:spacing w:val="-4"/>
        </w:rPr>
        <w:t xml:space="preserve"> </w:t>
      </w:r>
      <w:r>
        <w:t>work,</w:t>
      </w:r>
      <w:r>
        <w:rPr>
          <w:spacing w:val="-4"/>
        </w:rPr>
        <w:t xml:space="preserve"> </w:t>
      </w:r>
      <w:r>
        <w:t>providing</w:t>
      </w:r>
      <w:r>
        <w:rPr>
          <w:spacing w:val="-4"/>
        </w:rPr>
        <w:t xml:space="preserve"> </w:t>
      </w:r>
      <w:r>
        <w:t>constant</w:t>
      </w:r>
      <w:r>
        <w:rPr>
          <w:spacing w:val="-6"/>
        </w:rPr>
        <w:t xml:space="preserve"> </w:t>
      </w:r>
      <w:r>
        <w:t>valuable</w:t>
      </w:r>
      <w:r>
        <w:rPr>
          <w:spacing w:val="-4"/>
        </w:rPr>
        <w:t xml:space="preserve"> </w:t>
      </w:r>
      <w:r>
        <w:t>comments</w:t>
      </w:r>
      <w:r>
        <w:rPr>
          <w:spacing w:val="-4"/>
        </w:rPr>
        <w:t xml:space="preserve"> </w:t>
      </w:r>
      <w:r>
        <w:t>and</w:t>
      </w:r>
      <w:r>
        <w:rPr>
          <w:spacing w:val="-6"/>
        </w:rPr>
        <w:t xml:space="preserve"> </w:t>
      </w:r>
      <w:r>
        <w:t>encouraging</w:t>
      </w:r>
      <w:r>
        <w:rPr>
          <w:spacing w:val="-6"/>
        </w:rPr>
        <w:t xml:space="preserve"> </w:t>
      </w:r>
      <w:r>
        <w:t>us</w:t>
      </w:r>
      <w:r>
        <w:rPr>
          <w:spacing w:val="-6"/>
        </w:rPr>
        <w:t xml:space="preserve"> </w:t>
      </w:r>
      <w:r>
        <w:t>to view</w:t>
      </w:r>
      <w:r>
        <w:rPr>
          <w:spacing w:val="-21"/>
        </w:rPr>
        <w:t xml:space="preserve"> </w:t>
      </w:r>
      <w:r>
        <w:t>the</w:t>
      </w:r>
      <w:r>
        <w:rPr>
          <w:spacing w:val="-18"/>
        </w:rPr>
        <w:t xml:space="preserve"> </w:t>
      </w:r>
      <w:r>
        <w:t>different</w:t>
      </w:r>
      <w:r>
        <w:rPr>
          <w:spacing w:val="-18"/>
        </w:rPr>
        <w:t xml:space="preserve"> </w:t>
      </w:r>
      <w:r>
        <w:t>aspects</w:t>
      </w:r>
      <w:r>
        <w:rPr>
          <w:spacing w:val="-17"/>
        </w:rPr>
        <w:t xml:space="preserve"> </w:t>
      </w:r>
      <w:r>
        <w:t>of</w:t>
      </w:r>
      <w:r>
        <w:rPr>
          <w:spacing w:val="-20"/>
        </w:rPr>
        <w:t xml:space="preserve"> </w:t>
      </w:r>
      <w:r>
        <w:t>the</w:t>
      </w:r>
      <w:r>
        <w:rPr>
          <w:spacing w:val="-18"/>
        </w:rPr>
        <w:t xml:space="preserve"> </w:t>
      </w:r>
      <w:r>
        <w:t>project</w:t>
      </w:r>
      <w:r>
        <w:rPr>
          <w:spacing w:val="-18"/>
        </w:rPr>
        <w:t xml:space="preserve"> </w:t>
      </w:r>
      <w:r>
        <w:t>in</w:t>
      </w:r>
      <w:r>
        <w:rPr>
          <w:spacing w:val="-17"/>
        </w:rPr>
        <w:t xml:space="preserve"> </w:t>
      </w:r>
      <w:r>
        <w:t>successful</w:t>
      </w:r>
      <w:r>
        <w:rPr>
          <w:spacing w:val="-18"/>
        </w:rPr>
        <w:t xml:space="preserve"> </w:t>
      </w:r>
      <w:r>
        <w:t>implementation</w:t>
      </w:r>
      <w:r>
        <w:rPr>
          <w:spacing w:val="-19"/>
        </w:rPr>
        <w:t xml:space="preserve"> </w:t>
      </w:r>
      <w:r>
        <w:t>of</w:t>
      </w:r>
      <w:r>
        <w:rPr>
          <w:spacing w:val="-20"/>
        </w:rPr>
        <w:t xml:space="preserve"> </w:t>
      </w:r>
      <w:r>
        <w:t>the</w:t>
      </w:r>
      <w:r>
        <w:rPr>
          <w:spacing w:val="-18"/>
        </w:rPr>
        <w:t xml:space="preserve"> </w:t>
      </w:r>
      <w:r>
        <w:t>project.</w:t>
      </w:r>
    </w:p>
    <w:p w14:paraId="02795F3B" w14:textId="77777777" w:rsidR="0041073B" w:rsidRDefault="0041073B">
      <w:pPr>
        <w:pStyle w:val="BodyText"/>
        <w:spacing w:line="360" w:lineRule="auto"/>
        <w:ind w:left="23" w:right="141"/>
        <w:jc w:val="both"/>
      </w:pPr>
    </w:p>
    <w:p w14:paraId="054708E5" w14:textId="77777777" w:rsidR="0041073B" w:rsidRDefault="00000000">
      <w:pPr>
        <w:widowControl/>
        <w:pBdr>
          <w:top w:val="nil"/>
          <w:left w:val="nil"/>
          <w:bottom w:val="nil"/>
          <w:right w:val="nil"/>
          <w:between w:val="nil"/>
        </w:pBdr>
        <w:spacing w:line="360" w:lineRule="auto"/>
        <w:jc w:val="both"/>
        <w:rPr>
          <w:sz w:val="28"/>
          <w:szCs w:val="28"/>
        </w:rPr>
      </w:pPr>
      <w:r>
        <w:rPr>
          <w:sz w:val="28"/>
          <w:szCs w:val="28"/>
        </w:rPr>
        <w:t xml:space="preserve">We thank all the teaching and non-teaching members of the Department of Computer Technology, MIT, Anna University and to my family and friends whose appreciable help, either directly or indirectly helped in the smooth completion of the Project work within the stipulated timeframe. </w:t>
      </w:r>
    </w:p>
    <w:p w14:paraId="112CDDFD" w14:textId="77777777" w:rsidR="0041073B" w:rsidRDefault="00000000">
      <w:pPr>
        <w:spacing w:line="396" w:lineRule="auto"/>
        <w:jc w:val="right"/>
        <w:rPr>
          <w:b/>
          <w:spacing w:val="-2"/>
          <w:sz w:val="28"/>
        </w:rPr>
      </w:pPr>
      <w:r>
        <w:rPr>
          <w:b/>
          <w:spacing w:val="-2"/>
          <w:sz w:val="28"/>
        </w:rPr>
        <w:t>ABHINAVH P</w:t>
      </w:r>
    </w:p>
    <w:p w14:paraId="014CDE23" w14:textId="77777777" w:rsidR="0041073B" w:rsidRDefault="00000000">
      <w:pPr>
        <w:spacing w:line="396" w:lineRule="auto"/>
        <w:jc w:val="right"/>
        <w:rPr>
          <w:b/>
          <w:sz w:val="28"/>
        </w:rPr>
      </w:pPr>
      <w:r>
        <w:rPr>
          <w:b/>
          <w:sz w:val="28"/>
        </w:rPr>
        <w:t xml:space="preserve">PRABHAKARA ARJUN R </w:t>
      </w:r>
    </w:p>
    <w:p w14:paraId="7CF2A7E2" w14:textId="77777777" w:rsidR="0041073B" w:rsidRDefault="00000000">
      <w:pPr>
        <w:spacing w:line="396" w:lineRule="auto"/>
        <w:jc w:val="right"/>
        <w:rPr>
          <w:b/>
          <w:sz w:val="28"/>
        </w:rPr>
      </w:pPr>
      <w:r>
        <w:rPr>
          <w:b/>
          <w:sz w:val="28"/>
        </w:rPr>
        <w:t>BUVANES SRIVARDAN K</w:t>
      </w:r>
    </w:p>
    <w:p w14:paraId="041F9662" w14:textId="77777777" w:rsidR="0041073B" w:rsidRDefault="0041073B">
      <w:pPr>
        <w:sectPr w:rsidR="0041073B">
          <w:headerReference w:type="default" r:id="rId14"/>
          <w:footerReference w:type="default" r:id="rId15"/>
          <w:pgSz w:w="11920" w:h="16850"/>
          <w:pgMar w:top="1360" w:right="1133" w:bottom="1200" w:left="1417" w:header="0" w:footer="1012" w:gutter="0"/>
          <w:cols w:space="720"/>
        </w:sectPr>
      </w:pPr>
    </w:p>
    <w:p w14:paraId="4AD8EC04" w14:textId="77777777" w:rsidR="0041073B" w:rsidRDefault="0041073B">
      <w:pPr>
        <w:pStyle w:val="BodyText"/>
        <w:spacing w:before="285"/>
        <w:rPr>
          <w:del w:id="1" w:author="Unknown" w:date="2026-03-23T10:40:00Z"/>
          <w:b/>
        </w:rPr>
      </w:pPr>
    </w:p>
    <w:p w14:paraId="7EE33B0D" w14:textId="77777777" w:rsidR="0041073B" w:rsidRDefault="00000000" w:rsidP="0041073B">
      <w:pPr>
        <w:spacing w:before="1" w:line="276" w:lineRule="auto"/>
        <w:ind w:left="628" w:right="295" w:hanging="440"/>
        <w:rPr>
          <w:del w:id="2" w:author="Unknown" w:date="2026-03-23T10:40:00Z"/>
          <w:b/>
          <w:sz w:val="28"/>
        </w:rPr>
        <w:pPrChange w:id="3" w:author="Unknown" w:date="2026-03-23T09:47:00Z">
          <w:pPr>
            <w:spacing w:before="1" w:line="276" w:lineRule="auto"/>
            <w:ind w:left="628" w:right="38" w:hanging="440"/>
          </w:pPr>
        </w:pPrChange>
      </w:pPr>
      <w:del w:id="4" w:author="Unknown" w:date="2026-03-23T10:40:00Z">
        <w:r>
          <w:rPr>
            <w:b/>
            <w:spacing w:val="-2"/>
            <w:sz w:val="28"/>
          </w:rPr>
          <w:delText xml:space="preserve">CHAPTER </w:delText>
        </w:r>
        <w:r>
          <w:rPr>
            <w:b/>
            <w:spacing w:val="-4"/>
            <w:sz w:val="28"/>
          </w:rPr>
          <w:delText>NO.</w:delText>
        </w:r>
      </w:del>
    </w:p>
    <w:p w14:paraId="6E5D6D9C" w14:textId="77777777" w:rsidR="0041073B" w:rsidRDefault="00000000">
      <w:pPr>
        <w:spacing w:before="77"/>
        <w:ind w:left="1485"/>
        <w:rPr>
          <w:del w:id="5" w:author="Unknown" w:date="2026-03-23T10:40:00Z"/>
          <w:b/>
          <w:sz w:val="28"/>
        </w:rPr>
      </w:pPr>
      <w:del w:id="6" w:author="Unknown" w:date="2026-03-23T10:40:00Z">
        <w:r>
          <w:rPr>
            <w:b/>
            <w:spacing w:val="-2"/>
            <w:sz w:val="28"/>
          </w:rPr>
          <w:delText>TABLE</w:delText>
        </w:r>
        <w:r>
          <w:rPr>
            <w:b/>
            <w:spacing w:val="-8"/>
            <w:sz w:val="28"/>
          </w:rPr>
          <w:delText xml:space="preserve"> </w:delText>
        </w:r>
        <w:r>
          <w:rPr>
            <w:b/>
            <w:spacing w:val="-2"/>
            <w:sz w:val="28"/>
          </w:rPr>
          <w:delText>OF</w:delText>
        </w:r>
        <w:r>
          <w:rPr>
            <w:b/>
            <w:spacing w:val="-15"/>
            <w:sz w:val="28"/>
          </w:rPr>
          <w:delText xml:space="preserve"> </w:delText>
        </w:r>
        <w:r>
          <w:rPr>
            <w:b/>
            <w:spacing w:val="-2"/>
            <w:sz w:val="28"/>
          </w:rPr>
          <w:delText>CONTENTS</w:delText>
        </w:r>
      </w:del>
    </w:p>
    <w:p w14:paraId="1142FEAC" w14:textId="77777777" w:rsidR="0041073B" w:rsidRDefault="00000000">
      <w:pPr>
        <w:tabs>
          <w:tab w:val="left" w:pos="5877"/>
        </w:tabs>
        <w:spacing w:before="213" w:line="433" w:lineRule="exact"/>
        <w:ind w:left="2352"/>
        <w:rPr>
          <w:del w:id="7" w:author="Unknown" w:date="2026-03-23T10:40:00Z"/>
          <w:b/>
          <w:position w:val="1"/>
          <w:sz w:val="28"/>
        </w:rPr>
      </w:pPr>
      <w:del w:id="8" w:author="Unknown" w:date="2026-03-23T10:40:00Z">
        <w:r>
          <w:rPr>
            <w:b/>
            <w:spacing w:val="-2"/>
            <w:sz w:val="28"/>
          </w:rPr>
          <w:delText>TITLE</w:delText>
        </w:r>
        <w:r>
          <w:rPr>
            <w:b/>
            <w:sz w:val="28"/>
          </w:rPr>
          <w:tab/>
        </w:r>
        <w:r>
          <w:rPr>
            <w:b/>
            <w:spacing w:val="-4"/>
            <w:position w:val="1"/>
            <w:sz w:val="28"/>
          </w:rPr>
          <w:delText>PAGE</w:delText>
        </w:r>
      </w:del>
    </w:p>
    <w:p w14:paraId="5230CFD8" w14:textId="77777777" w:rsidR="0041073B" w:rsidRDefault="00000000">
      <w:pPr>
        <w:pStyle w:val="Heading1"/>
        <w:tabs>
          <w:tab w:val="right" w:pos="6373"/>
        </w:tabs>
        <w:spacing w:before="218" w:line="253" w:lineRule="exact"/>
        <w:ind w:left="189" w:right="1219" w:firstLine="0"/>
        <w:jc w:val="right"/>
        <w:rPr>
          <w:del w:id="9" w:author="Unknown" w:date="2026-03-23T10:40:00Z"/>
        </w:rPr>
      </w:pPr>
      <w:del w:id="10" w:author="Unknown" w:date="2026-03-23T10:40:00Z">
        <w:r>
          <w:rPr>
            <w:spacing w:val="-5"/>
          </w:rPr>
          <w:delText>NO.</w:delText>
        </w:r>
        <w:r>
          <w:delText>LIST</w:delText>
        </w:r>
        <w:r>
          <w:rPr>
            <w:spacing w:val="-6"/>
          </w:rPr>
          <w:delText xml:space="preserve"> </w:delText>
        </w:r>
        <w:r>
          <w:delText>OF</w:delText>
        </w:r>
        <w:r>
          <w:rPr>
            <w:spacing w:val="-15"/>
          </w:rPr>
          <w:delText xml:space="preserve"> </w:delText>
        </w:r>
        <w:r>
          <w:rPr>
            <w:spacing w:val="-2"/>
          </w:rPr>
          <w:delText>TABLES</w:delText>
        </w:r>
        <w:r>
          <w:rPr>
            <w:b w:val="0"/>
          </w:rPr>
          <w:tab/>
        </w:r>
        <w:r>
          <w:rPr>
            <w:spacing w:val="-4"/>
          </w:rPr>
          <w:delText>viii</w:delText>
        </w:r>
      </w:del>
    </w:p>
    <w:p w14:paraId="35A2769F" w14:textId="77777777" w:rsidR="0041073B" w:rsidRDefault="00000000" w:rsidP="0041073B">
      <w:pPr>
        <w:pStyle w:val="Heading1"/>
        <w:tabs>
          <w:tab w:val="right" w:pos="6366"/>
        </w:tabs>
        <w:spacing w:before="389"/>
        <w:ind w:left="0" w:firstLine="0"/>
        <w:rPr>
          <w:del w:id="11" w:author="Unknown" w:date="2026-03-23T10:40:00Z"/>
        </w:rPr>
        <w:pPrChange w:id="12" w:author="Unknown" w:date="2026-03-23T09:41:00Z">
          <w:pPr>
            <w:tabs>
              <w:tab w:val="right" w:pos="6366"/>
            </w:tabs>
            <w:spacing w:before="389"/>
            <w:ind w:left="189"/>
          </w:pPr>
        </w:pPrChange>
      </w:pPr>
      <w:del w:id="13" w:author="Unknown" w:date="2026-03-23T10:40:00Z">
        <w:r>
          <w:delText>LIST</w:delText>
        </w:r>
        <w:r>
          <w:rPr>
            <w:spacing w:val="-6"/>
          </w:rPr>
          <w:delText xml:space="preserve"> </w:delText>
        </w:r>
        <w:r>
          <w:delText>OF</w:delText>
        </w:r>
        <w:r>
          <w:rPr>
            <w:spacing w:val="-11"/>
          </w:rPr>
          <w:delText xml:space="preserve"> </w:delText>
        </w:r>
      </w:del>
      <w:r>
        <w:rPr>
          <w:b w:val="0"/>
          <w:bCs w:val="0"/>
        </w:rPr>
        <w:fldChar w:fldCharType="begin"/>
      </w:r>
      <w:r>
        <w:rPr>
          <w:b w:val="0"/>
          <w:bCs w:val="0"/>
        </w:rPr>
        <w:instrText>HYPERLINK \l "_TOC_250000\""</w:instrText>
      </w:r>
      <w:r>
        <w:rPr>
          <w:b w:val="0"/>
          <w:bCs w:val="0"/>
        </w:rPr>
      </w:r>
      <w:r>
        <w:rPr>
          <w:b w:val="0"/>
          <w:bCs w:val="0"/>
        </w:rPr>
        <w:fldChar w:fldCharType="separate"/>
      </w:r>
      <w:del w:id="14" w:author="Unknown" w:date="2026-03-23T10:40:00Z">
        <w:r>
          <w:rPr>
            <w:b w:val="0"/>
          </w:rPr>
          <w:tab/>
        </w:r>
        <w:r>
          <w:rPr>
            <w:spacing w:val="-5"/>
          </w:rPr>
          <w:delText>31</w:delText>
        </w:r>
      </w:del>
      <w:r>
        <w:rPr>
          <w:b w:val="0"/>
          <w:bCs w:val="0"/>
        </w:rPr>
        <w:fldChar w:fldCharType="end"/>
      </w:r>
    </w:p>
    <w:p w14:paraId="34AD93D8" w14:textId="77777777" w:rsidR="0041073B" w:rsidRDefault="0041073B">
      <w:pPr>
        <w:sectPr w:rsidR="0041073B">
          <w:headerReference w:type="default" r:id="rId16"/>
          <w:footerReference w:type="default" r:id="rId17"/>
          <w:pgSz w:w="11920" w:h="16850"/>
          <w:pgMar w:top="1360" w:right="1133" w:bottom="1200" w:left="1417" w:header="720" w:footer="720" w:gutter="0"/>
          <w:cols w:num="2" w:space="720" w:equalWidth="0">
            <w:col w:w="1599" w:space="40"/>
            <w:col w:w="7731"/>
          </w:cols>
        </w:sectPr>
      </w:pPr>
    </w:p>
    <w:p w14:paraId="020D9665" w14:textId="77777777" w:rsidR="0041073B" w:rsidRDefault="00000000" w:rsidP="0041073B">
      <w:pPr>
        <w:pStyle w:val="CommentSubject1"/>
        <w:pPrChange w:id="19" w:author="Unknown" w:date="2026-03-23T09:47:00Z">
          <w:pPr>
            <w:spacing w:before="77"/>
            <w:ind w:right="116"/>
            <w:jc w:val="center"/>
          </w:pPr>
        </w:pPrChange>
      </w:pPr>
      <w:bookmarkStart w:id="20" w:name="_TOC_250008"/>
      <w:del w:id="21" w:author="Unknown" w:date="2026-03-23T10:40:00Z">
        <w:r>
          <w:lastRenderedPageBreak/>
          <w:delText>LIST</w:delText>
        </w:r>
        <w:r>
          <w:rPr>
            <w:spacing w:val="-6"/>
          </w:rPr>
          <w:delText xml:space="preserve"> </w:delText>
        </w:r>
        <w:r>
          <w:delText>OF</w:delText>
        </w:r>
        <w:r>
          <w:rPr>
            <w:spacing w:val="-17"/>
          </w:rPr>
          <w:delText xml:space="preserve"> </w:delText>
        </w:r>
        <w:bookmarkEnd w:id="20"/>
        <w:r>
          <w:rPr>
            <w:spacing w:val="-2"/>
          </w:rPr>
          <w:delText>TABLES</w:delText>
        </w:r>
      </w:del>
    </w:p>
    <w:p w14:paraId="5E4F5AC2" w14:textId="77777777" w:rsidR="0041073B" w:rsidRDefault="00000000">
      <w:pPr>
        <w:pStyle w:val="Heading1"/>
        <w:spacing w:before="77"/>
        <w:ind w:left="0" w:right="116" w:firstLine="0"/>
        <w:jc w:val="center"/>
      </w:pPr>
      <w:r>
        <w:t>LIST</w:t>
      </w:r>
      <w:r>
        <w:rPr>
          <w:spacing w:val="-6"/>
        </w:rPr>
        <w:t xml:space="preserve"> </w:t>
      </w:r>
      <w:r>
        <w:t>OF</w:t>
      </w:r>
      <w:r>
        <w:rPr>
          <w:spacing w:val="-17"/>
        </w:rPr>
        <w:t xml:space="preserve"> </w:t>
      </w:r>
      <w:r>
        <w:rPr>
          <w:spacing w:val="-2"/>
        </w:rPr>
        <w:t>TABLES</w:t>
      </w:r>
    </w:p>
    <w:p w14:paraId="2559BBEB" w14:textId="77777777" w:rsidR="0041073B" w:rsidRDefault="0041073B">
      <w:pPr>
        <w:pStyle w:val="BodyText"/>
        <w:spacing w:before="4"/>
        <w:rPr>
          <w:b/>
          <w:sz w:val="18"/>
        </w:rPr>
      </w:pPr>
    </w:p>
    <w:tbl>
      <w:tblPr>
        <w:tblW w:w="9217" w:type="dxa"/>
        <w:tblInd w:w="33" w:type="dxa"/>
        <w:tblLook w:val="01E0" w:firstRow="1" w:lastRow="1" w:firstColumn="1" w:lastColumn="1" w:noHBand="0" w:noVBand="0"/>
      </w:tblPr>
      <w:tblGrid>
        <w:gridCol w:w="1555"/>
        <w:gridCol w:w="5528"/>
        <w:gridCol w:w="2134"/>
      </w:tblGrid>
      <w:tr w:rsidR="0041073B" w14:paraId="668482B3" w14:textId="77777777">
        <w:trPr>
          <w:trHeight w:val="741"/>
        </w:trPr>
        <w:tc>
          <w:tcPr>
            <w:tcW w:w="1555" w:type="dxa"/>
            <w:tcMar>
              <w:left w:w="0" w:type="dxa"/>
              <w:right w:w="0" w:type="dxa"/>
            </w:tcMar>
          </w:tcPr>
          <w:p w14:paraId="7E8ADF03" w14:textId="77777777" w:rsidR="0041073B" w:rsidRDefault="00000000">
            <w:pPr>
              <w:pStyle w:val="TableParagraph"/>
              <w:spacing w:line="311" w:lineRule="exact"/>
              <w:ind w:left="28" w:right="112"/>
              <w:rPr>
                <w:b/>
                <w:sz w:val="28"/>
              </w:rPr>
            </w:pPr>
            <w:r>
              <w:rPr>
                <w:b/>
                <w:spacing w:val="-6"/>
                <w:sz w:val="28"/>
              </w:rPr>
              <w:t>TABLE</w:t>
            </w:r>
            <w:r>
              <w:rPr>
                <w:b/>
                <w:spacing w:val="-18"/>
                <w:sz w:val="28"/>
              </w:rPr>
              <w:t xml:space="preserve"> </w:t>
            </w:r>
            <w:r>
              <w:rPr>
                <w:b/>
                <w:spacing w:val="-5"/>
                <w:sz w:val="28"/>
              </w:rPr>
              <w:t>NO.</w:t>
            </w:r>
          </w:p>
        </w:tc>
        <w:tc>
          <w:tcPr>
            <w:tcW w:w="5528" w:type="dxa"/>
            <w:tcMar>
              <w:left w:w="0" w:type="dxa"/>
              <w:right w:w="0" w:type="dxa"/>
            </w:tcMar>
          </w:tcPr>
          <w:p w14:paraId="309A8295" w14:textId="77777777" w:rsidR="0041073B" w:rsidRDefault="00000000">
            <w:pPr>
              <w:pStyle w:val="TableParagraph"/>
              <w:spacing w:line="311" w:lineRule="exact"/>
              <w:ind w:left="2424"/>
              <w:jc w:val="left"/>
              <w:rPr>
                <w:b/>
                <w:sz w:val="28"/>
              </w:rPr>
            </w:pPr>
            <w:r>
              <w:rPr>
                <w:b/>
                <w:spacing w:val="-2"/>
                <w:sz w:val="28"/>
              </w:rPr>
              <w:t>TITLE</w:t>
            </w:r>
          </w:p>
        </w:tc>
        <w:tc>
          <w:tcPr>
            <w:tcW w:w="2134" w:type="dxa"/>
            <w:tcMar>
              <w:left w:w="0" w:type="dxa"/>
              <w:right w:w="0" w:type="dxa"/>
            </w:tcMar>
          </w:tcPr>
          <w:p w14:paraId="329057C9" w14:textId="77777777" w:rsidR="0041073B" w:rsidRDefault="00000000">
            <w:pPr>
              <w:pStyle w:val="TableParagraph"/>
              <w:spacing w:line="311" w:lineRule="exact"/>
              <w:ind w:left="282"/>
              <w:rPr>
                <w:b/>
                <w:sz w:val="28"/>
              </w:rPr>
            </w:pPr>
            <w:r>
              <w:rPr>
                <w:b/>
                <w:spacing w:val="-5"/>
                <w:sz w:val="28"/>
              </w:rPr>
              <w:t>PAGE</w:t>
            </w:r>
            <w:r>
              <w:rPr>
                <w:b/>
                <w:spacing w:val="-20"/>
                <w:sz w:val="28"/>
              </w:rPr>
              <w:t xml:space="preserve"> </w:t>
            </w:r>
            <w:r>
              <w:rPr>
                <w:b/>
                <w:spacing w:val="-5"/>
                <w:sz w:val="28"/>
              </w:rPr>
              <w:t>NO.</w:t>
            </w:r>
          </w:p>
        </w:tc>
      </w:tr>
      <w:tr w:rsidR="0041073B" w14:paraId="6EA4555B" w14:textId="77777777">
        <w:trPr>
          <w:trHeight w:val="731"/>
        </w:trPr>
        <w:tc>
          <w:tcPr>
            <w:tcW w:w="1555" w:type="dxa"/>
            <w:tcMar>
              <w:left w:w="0" w:type="dxa"/>
              <w:right w:w="0" w:type="dxa"/>
            </w:tcMar>
          </w:tcPr>
          <w:p w14:paraId="0496EE37" w14:textId="77777777" w:rsidR="0041073B" w:rsidRDefault="00000000">
            <w:pPr>
              <w:pStyle w:val="TableParagraph"/>
              <w:spacing w:before="155"/>
              <w:ind w:left="19" w:right="112"/>
              <w:rPr>
                <w:spacing w:val="-4"/>
                <w:sz w:val="28"/>
              </w:rPr>
            </w:pPr>
            <w:r>
              <w:rPr>
                <w:spacing w:val="-4"/>
                <w:sz w:val="28"/>
              </w:rPr>
              <w:t>2.1</w:t>
            </w:r>
          </w:p>
          <w:p w14:paraId="2D3D57A6" w14:textId="77777777" w:rsidR="0041073B" w:rsidRDefault="0041073B">
            <w:pPr>
              <w:pStyle w:val="TableParagraph"/>
              <w:spacing w:before="155"/>
              <w:ind w:left="19" w:right="112"/>
              <w:rPr>
                <w:spacing w:val="-4"/>
                <w:sz w:val="28"/>
              </w:rPr>
            </w:pPr>
          </w:p>
        </w:tc>
        <w:tc>
          <w:tcPr>
            <w:tcW w:w="5528" w:type="dxa"/>
            <w:tcMar>
              <w:left w:w="0" w:type="dxa"/>
              <w:right w:w="0" w:type="dxa"/>
            </w:tcMar>
          </w:tcPr>
          <w:p w14:paraId="25584077" w14:textId="77777777" w:rsidR="0041073B" w:rsidRDefault="00000000">
            <w:pPr>
              <w:pStyle w:val="TableParagraph"/>
              <w:spacing w:before="155"/>
              <w:ind w:left="148"/>
              <w:jc w:val="left"/>
              <w:rPr>
                <w:spacing w:val="-2"/>
                <w:sz w:val="28"/>
              </w:rPr>
            </w:pPr>
            <w:r>
              <w:rPr>
                <w:spacing w:val="-2"/>
                <w:sz w:val="28"/>
              </w:rPr>
              <w:t>SUMMARY OF LITERATURE SURVEY</w:t>
            </w:r>
          </w:p>
        </w:tc>
        <w:tc>
          <w:tcPr>
            <w:tcW w:w="2134" w:type="dxa"/>
            <w:tcMar>
              <w:left w:w="0" w:type="dxa"/>
              <w:right w:w="0" w:type="dxa"/>
            </w:tcMar>
          </w:tcPr>
          <w:p w14:paraId="45ADE1CF" w14:textId="77777777" w:rsidR="0041073B" w:rsidRDefault="00000000">
            <w:pPr>
              <w:pStyle w:val="TableParagraph"/>
              <w:spacing w:before="155"/>
              <w:ind w:left="1146" w:right="22"/>
              <w:rPr>
                <w:spacing w:val="-4"/>
                <w:sz w:val="28"/>
              </w:rPr>
            </w:pPr>
            <w:r>
              <w:rPr>
                <w:spacing w:val="-4"/>
                <w:sz w:val="28"/>
              </w:rPr>
              <w:t>15</w:t>
            </w:r>
          </w:p>
          <w:p w14:paraId="3ABC8E1A" w14:textId="77777777" w:rsidR="0041073B" w:rsidRDefault="0041073B">
            <w:pPr>
              <w:pStyle w:val="TableParagraph"/>
              <w:spacing w:before="155"/>
              <w:ind w:left="1146" w:right="22"/>
              <w:rPr>
                <w:spacing w:val="-4"/>
                <w:sz w:val="28"/>
              </w:rPr>
            </w:pPr>
          </w:p>
        </w:tc>
      </w:tr>
      <w:tr w:rsidR="0041073B" w14:paraId="2D558F8E" w14:textId="77777777">
        <w:trPr>
          <w:trHeight w:val="731"/>
        </w:trPr>
        <w:tc>
          <w:tcPr>
            <w:tcW w:w="1555" w:type="dxa"/>
            <w:tcMar>
              <w:left w:w="0" w:type="dxa"/>
              <w:right w:w="0" w:type="dxa"/>
            </w:tcMar>
          </w:tcPr>
          <w:p w14:paraId="316B8310" w14:textId="77777777" w:rsidR="0041073B" w:rsidRDefault="0041073B">
            <w:pPr>
              <w:pStyle w:val="TableParagraph"/>
              <w:spacing w:before="155"/>
              <w:ind w:left="19" w:right="112"/>
              <w:rPr>
                <w:spacing w:val="-4"/>
                <w:sz w:val="28"/>
              </w:rPr>
            </w:pPr>
          </w:p>
        </w:tc>
        <w:tc>
          <w:tcPr>
            <w:tcW w:w="5528" w:type="dxa"/>
            <w:tcMar>
              <w:left w:w="0" w:type="dxa"/>
              <w:right w:w="0" w:type="dxa"/>
            </w:tcMar>
          </w:tcPr>
          <w:p w14:paraId="048FD229" w14:textId="77777777" w:rsidR="0041073B" w:rsidRDefault="0041073B">
            <w:pPr>
              <w:pStyle w:val="TableParagraph"/>
              <w:spacing w:before="155"/>
              <w:ind w:left="148"/>
              <w:jc w:val="left"/>
              <w:rPr>
                <w:spacing w:val="-2"/>
                <w:sz w:val="28"/>
              </w:rPr>
            </w:pPr>
          </w:p>
        </w:tc>
        <w:tc>
          <w:tcPr>
            <w:tcW w:w="2134" w:type="dxa"/>
            <w:tcMar>
              <w:left w:w="0" w:type="dxa"/>
              <w:right w:w="0" w:type="dxa"/>
            </w:tcMar>
          </w:tcPr>
          <w:p w14:paraId="1C7E1E1A" w14:textId="77777777" w:rsidR="0041073B" w:rsidRDefault="0041073B">
            <w:pPr>
              <w:pStyle w:val="TableParagraph"/>
              <w:spacing w:before="155"/>
              <w:ind w:left="1146" w:right="22"/>
              <w:rPr>
                <w:spacing w:val="-4"/>
                <w:sz w:val="28"/>
              </w:rPr>
            </w:pPr>
          </w:p>
        </w:tc>
      </w:tr>
      <w:tr w:rsidR="0041073B" w14:paraId="3C2CA570" w14:textId="77777777">
        <w:trPr>
          <w:trHeight w:val="731"/>
        </w:trPr>
        <w:tc>
          <w:tcPr>
            <w:tcW w:w="1555" w:type="dxa"/>
            <w:tcMar>
              <w:left w:w="0" w:type="dxa"/>
              <w:right w:w="0" w:type="dxa"/>
            </w:tcMar>
          </w:tcPr>
          <w:p w14:paraId="467118B2" w14:textId="77777777" w:rsidR="0041073B" w:rsidRDefault="0041073B">
            <w:pPr>
              <w:pStyle w:val="TableParagraph"/>
              <w:spacing w:before="155"/>
              <w:ind w:left="19" w:right="112"/>
              <w:rPr>
                <w:spacing w:val="-4"/>
                <w:sz w:val="28"/>
              </w:rPr>
            </w:pPr>
          </w:p>
        </w:tc>
        <w:tc>
          <w:tcPr>
            <w:tcW w:w="5528" w:type="dxa"/>
            <w:tcMar>
              <w:left w:w="0" w:type="dxa"/>
              <w:right w:w="0" w:type="dxa"/>
            </w:tcMar>
          </w:tcPr>
          <w:p w14:paraId="7BCD43E5" w14:textId="77777777" w:rsidR="0041073B" w:rsidRDefault="0041073B">
            <w:pPr>
              <w:pStyle w:val="TableParagraph"/>
              <w:spacing w:before="155"/>
              <w:ind w:left="148"/>
              <w:jc w:val="left"/>
              <w:rPr>
                <w:spacing w:val="-2"/>
                <w:sz w:val="28"/>
              </w:rPr>
            </w:pPr>
          </w:p>
        </w:tc>
        <w:tc>
          <w:tcPr>
            <w:tcW w:w="2134" w:type="dxa"/>
            <w:tcMar>
              <w:left w:w="0" w:type="dxa"/>
              <w:right w:w="0" w:type="dxa"/>
            </w:tcMar>
          </w:tcPr>
          <w:p w14:paraId="0CB2A33A" w14:textId="77777777" w:rsidR="0041073B" w:rsidRDefault="0041073B">
            <w:pPr>
              <w:pStyle w:val="TableParagraph"/>
              <w:spacing w:before="155"/>
              <w:ind w:left="1146" w:right="22"/>
              <w:rPr>
                <w:spacing w:val="-4"/>
                <w:sz w:val="28"/>
              </w:rPr>
            </w:pPr>
          </w:p>
        </w:tc>
      </w:tr>
      <w:tr w:rsidR="0041073B" w14:paraId="75C3ACB3" w14:textId="77777777">
        <w:trPr>
          <w:trHeight w:val="731"/>
        </w:trPr>
        <w:tc>
          <w:tcPr>
            <w:tcW w:w="1555" w:type="dxa"/>
            <w:tcMar>
              <w:left w:w="0" w:type="dxa"/>
              <w:right w:w="0" w:type="dxa"/>
            </w:tcMar>
          </w:tcPr>
          <w:p w14:paraId="17D38A77" w14:textId="77777777" w:rsidR="0041073B" w:rsidRDefault="0041073B">
            <w:pPr>
              <w:pStyle w:val="TableParagraph"/>
              <w:spacing w:before="155"/>
              <w:ind w:left="19" w:right="112"/>
              <w:rPr>
                <w:spacing w:val="-4"/>
                <w:sz w:val="28"/>
              </w:rPr>
            </w:pPr>
          </w:p>
        </w:tc>
        <w:tc>
          <w:tcPr>
            <w:tcW w:w="5528" w:type="dxa"/>
            <w:tcMar>
              <w:left w:w="0" w:type="dxa"/>
              <w:right w:w="0" w:type="dxa"/>
            </w:tcMar>
          </w:tcPr>
          <w:p w14:paraId="2973A35D" w14:textId="77777777" w:rsidR="0041073B" w:rsidRDefault="0041073B">
            <w:pPr>
              <w:pStyle w:val="TableParagraph"/>
              <w:spacing w:before="155"/>
              <w:ind w:left="148"/>
              <w:jc w:val="left"/>
              <w:rPr>
                <w:spacing w:val="-2"/>
                <w:sz w:val="28"/>
              </w:rPr>
            </w:pPr>
          </w:p>
        </w:tc>
        <w:tc>
          <w:tcPr>
            <w:tcW w:w="2134" w:type="dxa"/>
            <w:tcMar>
              <w:left w:w="0" w:type="dxa"/>
              <w:right w:w="0" w:type="dxa"/>
            </w:tcMar>
          </w:tcPr>
          <w:p w14:paraId="544F0019" w14:textId="77777777" w:rsidR="0041073B" w:rsidRDefault="0041073B">
            <w:pPr>
              <w:pStyle w:val="TableParagraph"/>
              <w:spacing w:before="155"/>
              <w:ind w:left="1146" w:right="22"/>
              <w:rPr>
                <w:spacing w:val="-4"/>
                <w:sz w:val="28"/>
              </w:rPr>
            </w:pPr>
          </w:p>
        </w:tc>
      </w:tr>
      <w:tr w:rsidR="0041073B" w14:paraId="5D78E86F" w14:textId="77777777">
        <w:trPr>
          <w:trHeight w:val="731"/>
        </w:trPr>
        <w:tc>
          <w:tcPr>
            <w:tcW w:w="1555" w:type="dxa"/>
            <w:tcMar>
              <w:left w:w="0" w:type="dxa"/>
              <w:right w:w="0" w:type="dxa"/>
            </w:tcMar>
          </w:tcPr>
          <w:p w14:paraId="6EC54543" w14:textId="77777777" w:rsidR="0041073B" w:rsidRDefault="0041073B">
            <w:pPr>
              <w:pStyle w:val="TableParagraph"/>
              <w:spacing w:before="155"/>
              <w:ind w:left="19" w:right="112"/>
              <w:rPr>
                <w:spacing w:val="-4"/>
                <w:sz w:val="28"/>
              </w:rPr>
            </w:pPr>
          </w:p>
        </w:tc>
        <w:tc>
          <w:tcPr>
            <w:tcW w:w="5528" w:type="dxa"/>
            <w:tcMar>
              <w:left w:w="0" w:type="dxa"/>
              <w:right w:w="0" w:type="dxa"/>
            </w:tcMar>
          </w:tcPr>
          <w:p w14:paraId="20FF0D75" w14:textId="77777777" w:rsidR="0041073B" w:rsidRDefault="0041073B">
            <w:pPr>
              <w:pStyle w:val="TableParagraph"/>
              <w:spacing w:before="155"/>
              <w:ind w:left="148"/>
              <w:jc w:val="left"/>
              <w:rPr>
                <w:spacing w:val="-2"/>
                <w:sz w:val="28"/>
              </w:rPr>
            </w:pPr>
          </w:p>
        </w:tc>
        <w:tc>
          <w:tcPr>
            <w:tcW w:w="2134" w:type="dxa"/>
            <w:tcMar>
              <w:left w:w="0" w:type="dxa"/>
              <w:right w:w="0" w:type="dxa"/>
            </w:tcMar>
          </w:tcPr>
          <w:p w14:paraId="73B40D8E" w14:textId="77777777" w:rsidR="0041073B" w:rsidRDefault="0041073B">
            <w:pPr>
              <w:pStyle w:val="TableParagraph"/>
              <w:spacing w:before="155"/>
              <w:ind w:left="1146" w:right="22"/>
              <w:rPr>
                <w:spacing w:val="-4"/>
                <w:sz w:val="28"/>
              </w:rPr>
            </w:pPr>
          </w:p>
        </w:tc>
      </w:tr>
    </w:tbl>
    <w:p w14:paraId="0279E13D" w14:textId="77777777" w:rsidR="0041073B" w:rsidRDefault="0041073B">
      <w:pPr>
        <w:sectPr w:rsidR="0041073B">
          <w:headerReference w:type="default" r:id="rId18"/>
          <w:footerReference w:type="default" r:id="rId19"/>
          <w:pgSz w:w="11920" w:h="16850"/>
          <w:pgMar w:top="1360" w:right="1133" w:bottom="1200" w:left="1417" w:header="0" w:footer="1012" w:gutter="0"/>
          <w:pgNumType w:start="2"/>
          <w:cols w:space="720"/>
        </w:sectPr>
      </w:pPr>
    </w:p>
    <w:p w14:paraId="18C29EC1" w14:textId="77777777" w:rsidR="0041073B" w:rsidRDefault="00000000">
      <w:pPr>
        <w:pStyle w:val="Heading1"/>
        <w:spacing w:before="77"/>
        <w:ind w:left="0" w:right="121" w:firstLine="0"/>
        <w:jc w:val="center"/>
      </w:pPr>
      <w:bookmarkStart w:id="22" w:name="_TOC_250007"/>
      <w:r>
        <w:lastRenderedPageBreak/>
        <w:t>LIST</w:t>
      </w:r>
      <w:r>
        <w:rPr>
          <w:spacing w:val="-6"/>
        </w:rPr>
        <w:t xml:space="preserve"> </w:t>
      </w:r>
      <w:r>
        <w:t>OF</w:t>
      </w:r>
      <w:r>
        <w:rPr>
          <w:spacing w:val="-12"/>
        </w:rPr>
        <w:t xml:space="preserve"> </w:t>
      </w:r>
      <w:bookmarkEnd w:id="22"/>
      <w:r>
        <w:rPr>
          <w:spacing w:val="-2"/>
        </w:rPr>
        <w:t>FIGURES</w:t>
      </w:r>
    </w:p>
    <w:p w14:paraId="7D51116D" w14:textId="77777777" w:rsidR="0041073B" w:rsidRDefault="0041073B">
      <w:pPr>
        <w:pStyle w:val="BodyText"/>
        <w:spacing w:before="4"/>
        <w:rPr>
          <w:b/>
          <w:sz w:val="18"/>
        </w:rPr>
      </w:pPr>
    </w:p>
    <w:tbl>
      <w:tblPr>
        <w:tblW w:w="9217" w:type="dxa"/>
        <w:tblInd w:w="33" w:type="dxa"/>
        <w:tblLook w:val="01E0" w:firstRow="1" w:lastRow="1" w:firstColumn="1" w:lastColumn="1" w:noHBand="0" w:noVBand="0"/>
      </w:tblPr>
      <w:tblGrid>
        <w:gridCol w:w="1555"/>
        <w:gridCol w:w="5734"/>
        <w:gridCol w:w="1928"/>
      </w:tblGrid>
      <w:tr w:rsidR="0041073B" w14:paraId="2A66E780"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A168619" w14:textId="77777777" w:rsidR="0041073B" w:rsidRDefault="00000000">
            <w:pPr>
              <w:pStyle w:val="TableParagraph"/>
              <w:spacing w:line="320" w:lineRule="exact"/>
              <w:ind w:left="10" w:right="1"/>
              <w:rPr>
                <w:b/>
                <w:sz w:val="28"/>
              </w:rPr>
            </w:pPr>
            <w:r>
              <w:rPr>
                <w:b/>
                <w:spacing w:val="-2"/>
                <w:sz w:val="28"/>
              </w:rPr>
              <w:t>FIGURE</w:t>
            </w:r>
          </w:p>
          <w:p w14:paraId="3D233E88" w14:textId="77777777" w:rsidR="0041073B" w:rsidRDefault="00000000">
            <w:pPr>
              <w:pStyle w:val="TableParagraph"/>
              <w:spacing w:before="47"/>
              <w:ind w:left="10"/>
              <w:rPr>
                <w:b/>
                <w:sz w:val="28"/>
              </w:rPr>
            </w:pPr>
            <w:r>
              <w:rPr>
                <w:b/>
                <w:spacing w:val="-5"/>
                <w:sz w:val="28"/>
              </w:rPr>
              <w:t>NO.</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C22ABE5" w14:textId="77777777" w:rsidR="0041073B" w:rsidRDefault="00000000">
            <w:pPr>
              <w:pStyle w:val="TableParagraph"/>
              <w:spacing w:before="182"/>
              <w:ind w:left="12"/>
              <w:rPr>
                <w:b/>
                <w:sz w:val="28"/>
              </w:rPr>
            </w:pPr>
            <w:r>
              <w:rPr>
                <w:b/>
                <w:spacing w:val="-2"/>
                <w:sz w:val="28"/>
              </w:rPr>
              <w:t>TITLE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929246B" w14:textId="77777777" w:rsidR="0041073B" w:rsidRDefault="00000000">
            <w:pPr>
              <w:pStyle w:val="TableParagraph"/>
              <w:spacing w:before="182"/>
              <w:ind w:left="7" w:right="4"/>
              <w:rPr>
                <w:b/>
                <w:sz w:val="28"/>
              </w:rPr>
            </w:pPr>
            <w:r>
              <w:rPr>
                <w:b/>
                <w:spacing w:val="-4"/>
                <w:sz w:val="28"/>
              </w:rPr>
              <w:t>PAGE</w:t>
            </w:r>
            <w:r>
              <w:rPr>
                <w:b/>
                <w:spacing w:val="-10"/>
                <w:sz w:val="28"/>
              </w:rPr>
              <w:t xml:space="preserve"> </w:t>
            </w:r>
            <w:r>
              <w:rPr>
                <w:b/>
                <w:spacing w:val="-5"/>
                <w:sz w:val="28"/>
              </w:rPr>
              <w:t>NO.</w:t>
            </w:r>
          </w:p>
        </w:tc>
      </w:tr>
      <w:tr w:rsidR="0041073B" w14:paraId="2BDC2B61" w14:textId="77777777">
        <w:trPr>
          <w:trHeight w:val="729"/>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48CBF00B" w14:textId="77777777" w:rsidR="0041073B" w:rsidRDefault="00000000">
            <w:pPr>
              <w:pStyle w:val="TableParagraph"/>
              <w:spacing w:before="172"/>
              <w:ind w:left="10"/>
              <w:rPr>
                <w:sz w:val="28"/>
              </w:rPr>
            </w:pPr>
            <w:r>
              <w:rPr>
                <w:spacing w:val="-10"/>
                <w:sz w:val="28"/>
              </w:rPr>
              <w:t>3</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2C4A7F8" w14:textId="77777777" w:rsidR="0041073B" w:rsidRDefault="00000000">
            <w:pPr>
              <w:pStyle w:val="TableParagraph"/>
              <w:spacing w:before="172"/>
              <w:jc w:val="left"/>
              <w:rPr>
                <w:sz w:val="28"/>
              </w:rPr>
            </w:pPr>
            <w:r>
              <w:rPr>
                <w:sz w:val="28"/>
              </w:rPr>
              <w:t>Client-Side hallucination Detection And Dataset creation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D6CA3FE" w14:textId="77777777" w:rsidR="0041073B" w:rsidRDefault="00000000">
            <w:pPr>
              <w:pStyle w:val="TableParagraph"/>
              <w:spacing w:before="177"/>
              <w:ind w:left="7"/>
              <w:rPr>
                <w:b/>
                <w:sz w:val="28"/>
              </w:rPr>
            </w:pPr>
            <w:ins w:id="23" w:author="Unknown" w:date="2026-03-23T10:39:00Z">
              <w:r>
                <w:rPr>
                  <w:b/>
                  <w:spacing w:val="-5"/>
                  <w:sz w:val="28"/>
                </w:rPr>
                <w:t>1</w:t>
              </w:r>
            </w:ins>
            <w:del w:id="24" w:author="Unknown" w:date="2026-03-23T10:40:00Z">
              <w:r>
                <w:rPr>
                  <w:b/>
                  <w:spacing w:val="-5"/>
                  <w:sz w:val="28"/>
                </w:rPr>
                <w:delText>11</w:delText>
              </w:r>
            </w:del>
            <w:ins w:id="25" w:author="Unknown" w:date="2026-03-23T10:39:00Z">
              <w:r>
                <w:rPr>
                  <w:b/>
                  <w:sz w:val="28"/>
                </w:rPr>
                <w:t>1</w:t>
              </w:r>
            </w:ins>
          </w:p>
        </w:tc>
      </w:tr>
      <w:tr w:rsidR="0041073B" w14:paraId="769143EC" w14:textId="77777777">
        <w:trPr>
          <w:trHeight w:val="76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878F57D" w14:textId="77777777" w:rsidR="0041073B" w:rsidRDefault="00000000">
            <w:pPr>
              <w:pStyle w:val="TableParagraph"/>
              <w:spacing w:before="192"/>
              <w:ind w:left="10"/>
              <w:rPr>
                <w:sz w:val="28"/>
              </w:rPr>
            </w:pPr>
            <w:r>
              <w:rPr>
                <w:spacing w:val="-10"/>
                <w:sz w:val="28"/>
              </w:rPr>
              <w:t>3</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36EA0AB" w14:textId="77777777" w:rsidR="0041073B" w:rsidRDefault="00000000">
            <w:pPr>
              <w:pStyle w:val="TableParagraph"/>
              <w:spacing w:before="192"/>
              <w:jc w:val="left"/>
              <w:rPr>
                <w:sz w:val="28"/>
              </w:rPr>
            </w:pPr>
            <w:r>
              <w:rPr>
                <w:sz w:val="28"/>
              </w:rPr>
              <w:t>LoRA Fine-Tuning and Federated Aggregation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161674F3" w14:textId="77777777" w:rsidR="0041073B" w:rsidRDefault="00000000">
            <w:pPr>
              <w:pStyle w:val="TableParagraph"/>
              <w:spacing w:before="196"/>
              <w:ind w:left="7"/>
              <w:rPr>
                <w:b/>
                <w:sz w:val="28"/>
              </w:rPr>
            </w:pPr>
            <w:ins w:id="26" w:author="Unknown" w:date="2026-03-23T10:39:00Z">
              <w:r>
                <w:rPr>
                  <w:b/>
                  <w:spacing w:val="-5"/>
                  <w:sz w:val="28"/>
                </w:rPr>
                <w:t>1</w:t>
              </w:r>
            </w:ins>
            <w:del w:id="27" w:author="Unknown" w:date="2026-03-23T10:40:00Z">
              <w:r>
                <w:rPr>
                  <w:b/>
                  <w:spacing w:val="-5"/>
                  <w:sz w:val="28"/>
                </w:rPr>
                <w:delText>11</w:delText>
              </w:r>
            </w:del>
            <w:ins w:id="28" w:author="Unknown" w:date="2026-03-23T10:39:00Z">
              <w:r>
                <w:rPr>
                  <w:b/>
                  <w:sz w:val="28"/>
                </w:rPr>
                <w:t>3</w:t>
              </w:r>
            </w:ins>
          </w:p>
        </w:tc>
      </w:tr>
      <w:tr w:rsidR="0041073B" w14:paraId="3D7E7402"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DE7B709" w14:textId="77777777" w:rsidR="0041073B" w:rsidRDefault="00000000">
            <w:pPr>
              <w:pStyle w:val="TableParagraph"/>
              <w:spacing w:before="156"/>
              <w:ind w:left="10"/>
              <w:rPr>
                <w:sz w:val="28"/>
              </w:rPr>
            </w:pPr>
            <w:r>
              <w:rPr>
                <w:spacing w:val="-10"/>
                <w:sz w:val="28"/>
              </w:rPr>
              <w:t>3</w:t>
            </w:r>
            <w:r>
              <w:rPr>
                <w:sz w:val="28"/>
              </w:rPr>
              <w:t>.3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D65A94F" w14:textId="77777777" w:rsidR="0041073B" w:rsidRDefault="00000000">
            <w:pPr>
              <w:pStyle w:val="TableParagraph"/>
              <w:spacing w:before="156"/>
              <w:jc w:val="left"/>
              <w:rPr>
                <w:sz w:val="28"/>
              </w:rPr>
            </w:pPr>
            <w:r>
              <w:rPr>
                <w:sz w:val="28"/>
              </w:rPr>
              <w:t>Fed-Error Avg</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01D421F" w14:textId="77777777" w:rsidR="0041073B" w:rsidRDefault="00000000">
            <w:pPr>
              <w:pStyle w:val="TableParagraph"/>
              <w:spacing w:before="160"/>
              <w:ind w:left="7"/>
              <w:rPr>
                <w:b/>
                <w:sz w:val="28"/>
              </w:rPr>
            </w:pPr>
            <w:ins w:id="29" w:author="Unknown" w:date="2026-03-23T10:39:00Z">
              <w:r>
                <w:rPr>
                  <w:b/>
                  <w:spacing w:val="-5"/>
                  <w:sz w:val="28"/>
                </w:rPr>
                <w:t>1</w:t>
              </w:r>
            </w:ins>
            <w:del w:id="30" w:author="Unknown" w:date="2026-03-23T10:40:00Z">
              <w:r>
                <w:rPr>
                  <w:b/>
                  <w:spacing w:val="-5"/>
                  <w:sz w:val="28"/>
                </w:rPr>
                <w:delText>11</w:delText>
              </w:r>
            </w:del>
            <w:ins w:id="31" w:author="Unknown" w:date="2026-03-23T10:39:00Z">
              <w:r>
                <w:rPr>
                  <w:b/>
                  <w:sz w:val="28"/>
                </w:rPr>
                <w:t>9</w:t>
              </w:r>
            </w:ins>
          </w:p>
        </w:tc>
      </w:tr>
      <w:tr w:rsidR="0041073B" w14:paraId="14D56DD6"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73534EA" w14:textId="77777777" w:rsidR="0041073B" w:rsidRDefault="00000000">
            <w:pPr>
              <w:pStyle w:val="TableParagraph"/>
              <w:spacing w:before="158"/>
              <w:ind w:left="10"/>
              <w:rPr>
                <w:sz w:val="28"/>
              </w:rPr>
            </w:pPr>
            <w:r>
              <w:rPr>
                <w:spacing w:val="-10"/>
                <w:sz w:val="28"/>
              </w:rPr>
              <w:t>4</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F3BB3BA" w14:textId="77777777" w:rsidR="0041073B" w:rsidRDefault="00000000">
            <w:pPr>
              <w:pStyle w:val="TableParagraph"/>
              <w:spacing w:before="158"/>
              <w:jc w:val="left"/>
              <w:rPr>
                <w:sz w:val="28"/>
              </w:rPr>
            </w:pPr>
            <w:r>
              <w:rPr>
                <w:sz w:val="28"/>
              </w:rPr>
              <w:t>Schema for AST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06A9B53" w14:textId="77777777" w:rsidR="0041073B" w:rsidRDefault="00000000">
            <w:pPr>
              <w:pStyle w:val="TableParagraph"/>
              <w:spacing w:before="163"/>
              <w:ind w:left="7"/>
              <w:rPr>
                <w:b/>
                <w:sz w:val="28"/>
              </w:rPr>
            </w:pPr>
            <w:ins w:id="32" w:author="Unknown" w:date="2026-03-23T10:39:00Z">
              <w:r>
                <w:rPr>
                  <w:b/>
                  <w:spacing w:val="-5"/>
                  <w:sz w:val="28"/>
                </w:rPr>
                <w:t>2</w:t>
              </w:r>
            </w:ins>
            <w:del w:id="33" w:author="Unknown" w:date="2026-03-23T10:40:00Z">
              <w:r>
                <w:rPr>
                  <w:b/>
                  <w:spacing w:val="-5"/>
                  <w:sz w:val="28"/>
                </w:rPr>
                <w:delText>12</w:delText>
              </w:r>
            </w:del>
            <w:ins w:id="34" w:author="Unknown" w:date="2026-03-23T10:39:00Z">
              <w:r>
                <w:rPr>
                  <w:b/>
                  <w:sz w:val="28"/>
                </w:rPr>
                <w:t>9</w:t>
              </w:r>
            </w:ins>
          </w:p>
        </w:tc>
      </w:tr>
      <w:tr w:rsidR="0041073B" w14:paraId="3759C1AD" w14:textId="77777777">
        <w:trPr>
          <w:trHeight w:val="69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5AE36470" w14:textId="77777777" w:rsidR="0041073B" w:rsidRDefault="00000000">
            <w:pPr>
              <w:pStyle w:val="TableParagraph"/>
              <w:spacing w:before="156"/>
              <w:ind w:left="10"/>
              <w:rPr>
                <w:sz w:val="28"/>
              </w:rPr>
            </w:pPr>
            <w:r>
              <w:rPr>
                <w:spacing w:val="-10"/>
                <w:sz w:val="28"/>
              </w:rPr>
              <w:t>4</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090FCC8" w14:textId="77777777" w:rsidR="0041073B" w:rsidRDefault="00000000">
            <w:pPr>
              <w:pStyle w:val="TableParagraph"/>
              <w:spacing w:before="158"/>
              <w:jc w:val="left"/>
              <w:rPr>
                <w:sz w:val="28"/>
              </w:rPr>
            </w:pPr>
            <w:r>
              <w:rPr>
                <w:sz w:val="28"/>
              </w:rPr>
              <w:t>Schema for dynamic analysis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53E6FF4" w14:textId="77777777" w:rsidR="0041073B" w:rsidRDefault="00000000">
            <w:pPr>
              <w:pStyle w:val="TableParagraph"/>
              <w:spacing w:before="160"/>
              <w:ind w:left="7"/>
              <w:rPr>
                <w:b/>
                <w:sz w:val="28"/>
              </w:rPr>
            </w:pPr>
            <w:ins w:id="35" w:author="Unknown" w:date="2026-03-23T10:39:00Z">
              <w:r>
                <w:rPr>
                  <w:b/>
                  <w:spacing w:val="-5"/>
                  <w:sz w:val="28"/>
                </w:rPr>
                <w:t>3</w:t>
              </w:r>
            </w:ins>
            <w:del w:id="36" w:author="Unknown" w:date="2026-03-23T10:40:00Z">
              <w:r>
                <w:rPr>
                  <w:b/>
                  <w:spacing w:val="-5"/>
                  <w:sz w:val="28"/>
                </w:rPr>
                <w:delText>13</w:delText>
              </w:r>
            </w:del>
            <w:ins w:id="37" w:author="Unknown" w:date="2026-03-23T10:39:00Z">
              <w:r>
                <w:rPr>
                  <w:b/>
                  <w:sz w:val="28"/>
                </w:rPr>
                <w:t>0</w:t>
              </w:r>
            </w:ins>
          </w:p>
        </w:tc>
      </w:tr>
      <w:tr w:rsidR="0041073B" w14:paraId="53E399C7"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967E21E" w14:textId="77777777" w:rsidR="0041073B" w:rsidRDefault="00000000">
            <w:pPr>
              <w:pStyle w:val="TableParagraph"/>
              <w:spacing w:before="156"/>
              <w:ind w:left="10"/>
              <w:rPr>
                <w:sz w:val="28"/>
              </w:rPr>
            </w:pPr>
            <w:r>
              <w:rPr>
                <w:spacing w:val="-10"/>
                <w:sz w:val="28"/>
              </w:rPr>
              <w:t>4</w:t>
            </w:r>
            <w:r>
              <w:rPr>
                <w:sz w:val="28"/>
              </w:rPr>
              <w:t>.3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15A4B53" w14:textId="77777777" w:rsidR="0041073B" w:rsidRDefault="00000000">
            <w:pPr>
              <w:pStyle w:val="TableParagraph"/>
              <w:spacing w:before="158"/>
              <w:jc w:val="left"/>
              <w:rPr>
                <w:sz w:val="28"/>
              </w:rPr>
            </w:pPr>
            <w:r>
              <w:rPr>
                <w:sz w:val="28"/>
              </w:rPr>
              <w:t>Schema for LIB_API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008925C" w14:textId="77777777" w:rsidR="0041073B" w:rsidRDefault="00000000">
            <w:pPr>
              <w:pStyle w:val="TableParagraph"/>
              <w:spacing w:before="160"/>
              <w:ind w:left="7"/>
              <w:rPr>
                <w:b/>
                <w:sz w:val="28"/>
              </w:rPr>
            </w:pPr>
            <w:ins w:id="38" w:author="Unknown" w:date="2026-03-23T10:39:00Z">
              <w:r>
                <w:rPr>
                  <w:b/>
                  <w:spacing w:val="-5"/>
                  <w:sz w:val="28"/>
                </w:rPr>
                <w:t>3</w:t>
              </w:r>
            </w:ins>
            <w:del w:id="39" w:author="Unknown" w:date="2026-03-23T10:40:00Z">
              <w:r>
                <w:rPr>
                  <w:b/>
                  <w:spacing w:val="-5"/>
                  <w:sz w:val="28"/>
                </w:rPr>
                <w:delText>13</w:delText>
              </w:r>
            </w:del>
            <w:ins w:id="40" w:author="Unknown" w:date="2026-03-23T10:39:00Z">
              <w:r>
                <w:rPr>
                  <w:b/>
                  <w:sz w:val="28"/>
                </w:rPr>
                <w:t>1</w:t>
              </w:r>
            </w:ins>
          </w:p>
        </w:tc>
      </w:tr>
      <w:tr w:rsidR="0041073B" w14:paraId="0E6FFB76"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5D8F56A3" w14:textId="77777777" w:rsidR="0041073B" w:rsidRDefault="00000000">
            <w:pPr>
              <w:pStyle w:val="TableParagraph"/>
              <w:spacing w:before="156"/>
              <w:ind w:left="10"/>
              <w:rPr>
                <w:sz w:val="28"/>
              </w:rPr>
            </w:pPr>
            <w:r>
              <w:rPr>
                <w:spacing w:val="-10"/>
                <w:sz w:val="28"/>
              </w:rPr>
              <w:t>4</w:t>
            </w:r>
            <w:r>
              <w:rPr>
                <w:sz w:val="28"/>
              </w:rPr>
              <w:t>.4</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EFB81E8" w14:textId="77777777" w:rsidR="0041073B" w:rsidRDefault="00000000">
            <w:pPr>
              <w:pStyle w:val="TableParagraph"/>
              <w:spacing w:before="156"/>
              <w:jc w:val="left"/>
              <w:rPr>
                <w:sz w:val="28"/>
              </w:rPr>
            </w:pPr>
            <w:r>
              <w:rPr>
                <w:sz w:val="28"/>
              </w:rPr>
              <w:t>Dataset Producing its own set of LoRA Adaptors</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1B38130" w14:textId="77777777" w:rsidR="0041073B" w:rsidRDefault="00000000">
            <w:pPr>
              <w:pStyle w:val="TableParagraph"/>
              <w:spacing w:before="160"/>
              <w:ind w:left="7"/>
              <w:rPr>
                <w:b/>
                <w:sz w:val="28"/>
              </w:rPr>
            </w:pPr>
            <w:ins w:id="41" w:author="Unknown" w:date="2026-03-23T10:39:00Z">
              <w:r>
                <w:rPr>
                  <w:b/>
                  <w:spacing w:val="-5"/>
                  <w:sz w:val="28"/>
                </w:rPr>
                <w:t>3</w:t>
              </w:r>
            </w:ins>
            <w:del w:id="42" w:author="Unknown" w:date="2026-03-23T10:40:00Z">
              <w:r>
                <w:rPr>
                  <w:b/>
                  <w:spacing w:val="-5"/>
                  <w:sz w:val="28"/>
                </w:rPr>
                <w:delText>23</w:delText>
              </w:r>
            </w:del>
            <w:ins w:id="43" w:author="Unknown" w:date="2026-03-23T10:39:00Z">
              <w:r>
                <w:rPr>
                  <w:b/>
                  <w:sz w:val="28"/>
                </w:rPr>
                <w:t>3</w:t>
              </w:r>
            </w:ins>
          </w:p>
        </w:tc>
      </w:tr>
      <w:tr w:rsidR="0041073B" w14:paraId="68AEF011"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90E9C6E" w14:textId="77777777" w:rsidR="0041073B" w:rsidRDefault="00000000">
            <w:pPr>
              <w:pStyle w:val="TableParagraph"/>
              <w:spacing w:before="156"/>
              <w:ind w:left="10"/>
              <w:rPr>
                <w:sz w:val="28"/>
              </w:rPr>
            </w:pPr>
            <w:r>
              <w:rPr>
                <w:spacing w:val="-10"/>
                <w:sz w:val="28"/>
              </w:rPr>
              <w:t>4</w:t>
            </w:r>
            <w:r>
              <w:rPr>
                <w:sz w:val="28"/>
              </w:rPr>
              <w:t>.5</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0941B80" w14:textId="77777777" w:rsidR="0041073B" w:rsidRDefault="00000000">
            <w:pPr>
              <w:pStyle w:val="TableParagraph"/>
              <w:spacing w:before="156"/>
              <w:jc w:val="left"/>
              <w:rPr>
                <w:sz w:val="28"/>
              </w:rPr>
            </w:pPr>
            <w:r>
              <w:rPr>
                <w:sz w:val="28"/>
              </w:rPr>
              <w:t>Output of fine-tuned adaptors after Federated average ( Complete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CEFDAF0" w14:textId="77777777" w:rsidR="0041073B" w:rsidRDefault="00000000">
            <w:pPr>
              <w:pStyle w:val="TableParagraph"/>
              <w:spacing w:before="160"/>
              <w:ind w:left="7"/>
              <w:rPr>
                <w:b/>
                <w:sz w:val="28"/>
              </w:rPr>
            </w:pPr>
            <w:ins w:id="44" w:author="Unknown" w:date="2026-03-23T10:39:00Z">
              <w:r>
                <w:rPr>
                  <w:b/>
                  <w:spacing w:val="-5"/>
                  <w:sz w:val="28"/>
                </w:rPr>
                <w:t>3</w:t>
              </w:r>
            </w:ins>
            <w:del w:id="45" w:author="Unknown" w:date="2026-03-23T10:40:00Z">
              <w:r>
                <w:rPr>
                  <w:b/>
                  <w:spacing w:val="-5"/>
                  <w:sz w:val="28"/>
                </w:rPr>
                <w:delText>23</w:delText>
              </w:r>
            </w:del>
            <w:ins w:id="46" w:author="Unknown" w:date="2026-03-23T10:39:00Z">
              <w:r>
                <w:rPr>
                  <w:b/>
                  <w:sz w:val="28"/>
                </w:rPr>
                <w:t>5</w:t>
              </w:r>
            </w:ins>
          </w:p>
        </w:tc>
      </w:tr>
      <w:tr w:rsidR="0041073B" w14:paraId="00D8C010"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A3CB5F0" w14:textId="77777777" w:rsidR="0041073B" w:rsidRDefault="00000000">
            <w:pPr>
              <w:pStyle w:val="TableParagraph"/>
              <w:spacing w:before="156"/>
              <w:ind w:left="10"/>
              <w:rPr>
                <w:sz w:val="28"/>
              </w:rPr>
            </w:pPr>
            <w:r>
              <w:rPr>
                <w:spacing w:val="-10"/>
                <w:sz w:val="28"/>
              </w:rPr>
              <w:t>4</w:t>
            </w:r>
            <w:r>
              <w:rPr>
                <w:sz w:val="28"/>
              </w:rPr>
              <w:t>.6</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61C7209" w14:textId="77777777" w:rsidR="0041073B" w:rsidRDefault="00000000">
            <w:pPr>
              <w:pStyle w:val="TableParagraph"/>
              <w:spacing w:before="156"/>
              <w:jc w:val="left"/>
              <w:rPr>
                <w:sz w:val="28"/>
              </w:rPr>
            </w:pPr>
            <w:r>
              <w:rPr>
                <w:sz w:val="28"/>
              </w:rPr>
              <w:t>Output of fine-tuned adaptors after Federated error average ( Complete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C4F7F70" w14:textId="77777777" w:rsidR="0041073B" w:rsidRDefault="00000000">
            <w:pPr>
              <w:pStyle w:val="TableParagraph"/>
              <w:spacing w:before="160"/>
              <w:ind w:left="7"/>
              <w:rPr>
                <w:b/>
                <w:sz w:val="28"/>
              </w:rPr>
            </w:pPr>
            <w:ins w:id="47" w:author="Unknown" w:date="2026-03-23T10:39:00Z">
              <w:r>
                <w:rPr>
                  <w:b/>
                  <w:spacing w:val="-5"/>
                  <w:sz w:val="28"/>
                </w:rPr>
                <w:t>3</w:t>
              </w:r>
            </w:ins>
            <w:del w:id="48" w:author="Unknown" w:date="2026-03-23T10:40:00Z">
              <w:r>
                <w:rPr>
                  <w:b/>
                  <w:spacing w:val="-5"/>
                  <w:sz w:val="28"/>
                </w:rPr>
                <w:delText>23</w:delText>
              </w:r>
            </w:del>
            <w:ins w:id="49" w:author="Unknown" w:date="2026-03-23T10:39:00Z">
              <w:r>
                <w:rPr>
                  <w:b/>
                  <w:sz w:val="28"/>
                </w:rPr>
                <w:t>5</w:t>
              </w:r>
            </w:ins>
          </w:p>
        </w:tc>
      </w:tr>
      <w:tr w:rsidR="0041073B" w14:paraId="4302B520"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64CC729" w14:textId="77777777" w:rsidR="0041073B" w:rsidRDefault="00000000">
            <w:pPr>
              <w:pStyle w:val="TableParagraph"/>
              <w:spacing w:before="178"/>
              <w:ind w:left="10" w:right="2"/>
              <w:rPr>
                <w:sz w:val="28"/>
              </w:rPr>
            </w:pPr>
            <w:r>
              <w:rPr>
                <w:spacing w:val="-4"/>
                <w:sz w:val="28"/>
              </w:rPr>
              <w:t>4</w:t>
            </w:r>
            <w:r>
              <w:rPr>
                <w:sz w:val="28"/>
              </w:rPr>
              <w:t>.7</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A811CDB" w14:textId="77777777" w:rsidR="0041073B" w:rsidRDefault="00000000">
            <w:pPr>
              <w:pStyle w:val="TableParagraph"/>
              <w:spacing w:line="315" w:lineRule="exact"/>
              <w:jc w:val="left"/>
              <w:rPr>
                <w:sz w:val="28"/>
              </w:rPr>
            </w:pPr>
            <w:r>
              <w:rPr>
                <w:sz w:val="28"/>
              </w:rPr>
              <w:t>Output of fine-tuned adaptors after Federated average ( Training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63CBBEF" w14:textId="77777777" w:rsidR="0041073B" w:rsidRDefault="00000000">
            <w:pPr>
              <w:pStyle w:val="TableParagraph"/>
              <w:spacing w:before="182"/>
              <w:ind w:left="7"/>
              <w:rPr>
                <w:b/>
                <w:sz w:val="28"/>
              </w:rPr>
            </w:pPr>
            <w:ins w:id="50" w:author="Unknown" w:date="2026-03-23T10:39:00Z">
              <w:r>
                <w:rPr>
                  <w:b/>
                  <w:spacing w:val="-5"/>
                  <w:sz w:val="28"/>
                </w:rPr>
                <w:t>3</w:t>
              </w:r>
            </w:ins>
            <w:del w:id="51" w:author="Unknown" w:date="2026-03-23T10:40:00Z">
              <w:r>
                <w:rPr>
                  <w:b/>
                  <w:spacing w:val="-5"/>
                  <w:sz w:val="28"/>
                </w:rPr>
                <w:delText>23</w:delText>
              </w:r>
            </w:del>
            <w:ins w:id="52" w:author="Unknown" w:date="2026-03-23T10:39:00Z">
              <w:r>
                <w:rPr>
                  <w:b/>
                  <w:sz w:val="28"/>
                </w:rPr>
                <w:t>5</w:t>
              </w:r>
            </w:ins>
          </w:p>
        </w:tc>
      </w:tr>
      <w:tr w:rsidR="0041073B" w14:paraId="17255520" w14:textId="77777777">
        <w:trPr>
          <w:trHeight w:val="73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59EB60FE" w14:textId="77777777" w:rsidR="0041073B" w:rsidRDefault="00000000">
            <w:pPr>
              <w:pStyle w:val="TableParagraph"/>
              <w:spacing w:before="177"/>
              <w:ind w:left="10"/>
              <w:rPr>
                <w:sz w:val="28"/>
              </w:rPr>
            </w:pPr>
            <w:r>
              <w:rPr>
                <w:spacing w:val="-4"/>
                <w:sz w:val="28"/>
              </w:rPr>
              <w:t>4</w:t>
            </w:r>
            <w:r>
              <w:rPr>
                <w:sz w:val="28"/>
              </w:rPr>
              <w:t>.8</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35F4DE58" w14:textId="77777777" w:rsidR="0041073B" w:rsidRDefault="00000000">
            <w:pPr>
              <w:pStyle w:val="TableParagraph"/>
              <w:spacing w:line="315" w:lineRule="exact"/>
              <w:jc w:val="left"/>
              <w:rPr>
                <w:sz w:val="28"/>
              </w:rPr>
            </w:pPr>
            <w:r>
              <w:rPr>
                <w:sz w:val="28"/>
              </w:rPr>
              <w:t>Output of fine-tuned adaptors after Federated error average  ( Training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E02A94B" w14:textId="77777777" w:rsidR="0041073B" w:rsidRDefault="00000000">
            <w:pPr>
              <w:pStyle w:val="TableParagraph"/>
              <w:spacing w:before="182"/>
              <w:ind w:left="7"/>
              <w:rPr>
                <w:b/>
                <w:sz w:val="28"/>
              </w:rPr>
            </w:pPr>
            <w:ins w:id="53" w:author="Unknown" w:date="2026-03-23T10:39:00Z">
              <w:r>
                <w:rPr>
                  <w:b/>
                  <w:spacing w:val="-5"/>
                  <w:sz w:val="28"/>
                </w:rPr>
                <w:t>3</w:t>
              </w:r>
            </w:ins>
            <w:del w:id="54" w:author="Unknown" w:date="2026-03-23T10:40:00Z">
              <w:r>
                <w:rPr>
                  <w:b/>
                  <w:spacing w:val="-5"/>
                  <w:sz w:val="28"/>
                </w:rPr>
                <w:delText>23</w:delText>
              </w:r>
            </w:del>
            <w:ins w:id="55" w:author="Unknown" w:date="2026-03-23T10:39:00Z">
              <w:r>
                <w:rPr>
                  <w:b/>
                  <w:sz w:val="28"/>
                </w:rPr>
                <w:t>5</w:t>
              </w:r>
            </w:ins>
          </w:p>
        </w:tc>
      </w:tr>
      <w:tr w:rsidR="0041073B" w14:paraId="41E5FEC8"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E3F6CEB" w14:textId="77777777" w:rsidR="0041073B" w:rsidRDefault="00000000">
            <w:pPr>
              <w:pStyle w:val="TableParagraph"/>
              <w:spacing w:before="180"/>
              <w:ind w:left="10" w:right="2"/>
              <w:rPr>
                <w:sz w:val="28"/>
              </w:rPr>
            </w:pPr>
            <w:r>
              <w:rPr>
                <w:spacing w:val="-4"/>
                <w:sz w:val="28"/>
              </w:rPr>
              <w:t>4</w:t>
            </w:r>
            <w:r>
              <w:rPr>
                <w:sz w:val="28"/>
              </w:rPr>
              <w:t>.9</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32422101" w14:textId="77777777" w:rsidR="0041073B" w:rsidRDefault="00000000">
            <w:pPr>
              <w:pStyle w:val="TableParagraph"/>
              <w:spacing w:line="315" w:lineRule="exact"/>
              <w:jc w:val="left"/>
              <w:rPr>
                <w:sz w:val="28"/>
              </w:rPr>
            </w:pPr>
            <w:r>
              <w:rPr>
                <w:sz w:val="28"/>
              </w:rPr>
              <w:t>Model and Tokenizer loaded</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DF8EE98" w14:textId="77777777" w:rsidR="0041073B" w:rsidRDefault="00000000">
            <w:pPr>
              <w:pStyle w:val="TableParagraph"/>
              <w:spacing w:before="184"/>
              <w:ind w:left="7"/>
              <w:rPr>
                <w:b/>
                <w:sz w:val="28"/>
              </w:rPr>
            </w:pPr>
            <w:ins w:id="56" w:author="Unknown" w:date="2026-03-23T10:39:00Z">
              <w:r>
                <w:rPr>
                  <w:b/>
                  <w:spacing w:val="-5"/>
                  <w:sz w:val="28"/>
                </w:rPr>
                <w:t>3</w:t>
              </w:r>
            </w:ins>
            <w:del w:id="57" w:author="Unknown" w:date="2026-03-23T10:40:00Z">
              <w:r>
                <w:rPr>
                  <w:b/>
                  <w:spacing w:val="-5"/>
                  <w:sz w:val="28"/>
                </w:rPr>
                <w:delText>23</w:delText>
              </w:r>
            </w:del>
            <w:ins w:id="58" w:author="Unknown" w:date="2026-03-23T10:39:00Z">
              <w:r>
                <w:rPr>
                  <w:b/>
                  <w:sz w:val="28"/>
                </w:rPr>
                <w:t>6</w:t>
              </w:r>
            </w:ins>
          </w:p>
        </w:tc>
      </w:tr>
      <w:tr w:rsidR="0041073B" w14:paraId="368F46D1" w14:textId="77777777">
        <w:trPr>
          <w:trHeight w:val="1110"/>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F6C1606" w14:textId="77777777" w:rsidR="0041073B" w:rsidRDefault="0041073B">
            <w:pPr>
              <w:pStyle w:val="TableParagraph"/>
              <w:spacing w:before="40"/>
              <w:ind w:left="0"/>
              <w:jc w:val="left"/>
              <w:rPr>
                <w:b/>
                <w:sz w:val="28"/>
              </w:rPr>
            </w:pPr>
          </w:p>
          <w:p w14:paraId="6095B613" w14:textId="77777777" w:rsidR="0041073B" w:rsidRDefault="00000000">
            <w:pPr>
              <w:pStyle w:val="TableParagraph"/>
              <w:ind w:left="10" w:right="2"/>
              <w:rPr>
                <w:sz w:val="28"/>
              </w:rPr>
            </w:pPr>
            <w:r>
              <w:rPr>
                <w:spacing w:val="-4"/>
                <w:sz w:val="28"/>
              </w:rPr>
              <w:t>5</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A76E532" w14:textId="77777777" w:rsidR="0041073B" w:rsidRDefault="00000000">
            <w:pPr>
              <w:pStyle w:val="TableParagraph"/>
              <w:spacing w:line="276" w:lineRule="auto"/>
              <w:ind w:right="118"/>
              <w:jc w:val="left"/>
              <w:rPr>
                <w:sz w:val="28"/>
              </w:rPr>
            </w:pPr>
            <w:r>
              <w:rPr>
                <w:sz w:val="28"/>
              </w:rPr>
              <w:t>Hallucination and Passed Count by Dataset</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E439763" w14:textId="77777777" w:rsidR="0041073B" w:rsidRDefault="0041073B">
            <w:pPr>
              <w:pStyle w:val="TableParagraph"/>
              <w:spacing w:before="45"/>
              <w:ind w:left="0"/>
              <w:jc w:val="left"/>
              <w:rPr>
                <w:b/>
                <w:sz w:val="28"/>
              </w:rPr>
            </w:pPr>
          </w:p>
          <w:p w14:paraId="3213A435" w14:textId="77777777" w:rsidR="0041073B" w:rsidRDefault="00000000">
            <w:pPr>
              <w:pStyle w:val="TableParagraph"/>
              <w:ind w:left="7"/>
              <w:rPr>
                <w:b/>
                <w:sz w:val="28"/>
              </w:rPr>
            </w:pPr>
            <w:ins w:id="59" w:author="Unknown" w:date="2026-03-23T10:39:00Z">
              <w:r>
                <w:rPr>
                  <w:b/>
                  <w:spacing w:val="-5"/>
                  <w:sz w:val="28"/>
                </w:rPr>
                <w:t>3</w:t>
              </w:r>
            </w:ins>
            <w:del w:id="60" w:author="Unknown" w:date="2026-03-23T10:40:00Z">
              <w:r>
                <w:rPr>
                  <w:b/>
                  <w:spacing w:val="-5"/>
                  <w:sz w:val="28"/>
                </w:rPr>
                <w:delText>23</w:delText>
              </w:r>
            </w:del>
            <w:ins w:id="61" w:author="Unknown" w:date="2026-03-23T10:39:00Z">
              <w:r>
                <w:rPr>
                  <w:b/>
                  <w:sz w:val="28"/>
                </w:rPr>
                <w:t>6</w:t>
              </w:r>
            </w:ins>
          </w:p>
        </w:tc>
      </w:tr>
      <w:tr w:rsidR="0041073B" w14:paraId="3E4B9F8C"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19C974B" w14:textId="77777777" w:rsidR="0041073B" w:rsidRDefault="0041073B">
            <w:pPr>
              <w:pStyle w:val="TableParagraph"/>
              <w:spacing w:before="41"/>
              <w:ind w:left="0"/>
              <w:jc w:val="left"/>
              <w:rPr>
                <w:b/>
                <w:sz w:val="28"/>
              </w:rPr>
            </w:pPr>
          </w:p>
          <w:p w14:paraId="5F64EA24" w14:textId="77777777" w:rsidR="0041073B" w:rsidRDefault="00000000">
            <w:pPr>
              <w:pStyle w:val="TableParagraph"/>
              <w:ind w:left="10" w:right="2"/>
              <w:rPr>
                <w:sz w:val="28"/>
              </w:rPr>
            </w:pPr>
            <w:r>
              <w:rPr>
                <w:spacing w:val="-4"/>
                <w:sz w:val="28"/>
              </w:rPr>
              <w:t>5</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3D775560" w14:textId="77777777" w:rsidR="0041073B" w:rsidRDefault="00000000">
            <w:pPr>
              <w:pStyle w:val="TableParagraph"/>
              <w:spacing w:line="276" w:lineRule="auto"/>
              <w:ind w:right="118"/>
              <w:jc w:val="left"/>
              <w:rPr>
                <w:sz w:val="28"/>
              </w:rPr>
            </w:pPr>
            <w:r>
              <w:rPr>
                <w:sz w:val="28"/>
              </w:rPr>
              <w:t>Baseline Vs FedAvg Error Count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61305BD" w14:textId="77777777" w:rsidR="0041073B" w:rsidRDefault="0041073B">
            <w:pPr>
              <w:pStyle w:val="TableParagraph"/>
              <w:spacing w:before="45"/>
              <w:ind w:left="0"/>
              <w:jc w:val="left"/>
              <w:rPr>
                <w:b/>
                <w:sz w:val="28"/>
              </w:rPr>
            </w:pPr>
          </w:p>
          <w:p w14:paraId="42CFF089" w14:textId="77777777" w:rsidR="0041073B" w:rsidRDefault="00000000">
            <w:pPr>
              <w:pStyle w:val="TableParagraph"/>
              <w:spacing w:before="1"/>
              <w:ind w:left="7"/>
              <w:rPr>
                <w:b/>
                <w:sz w:val="28"/>
              </w:rPr>
            </w:pPr>
            <w:ins w:id="62" w:author="Unknown" w:date="2026-03-23T10:39:00Z">
              <w:r>
                <w:rPr>
                  <w:b/>
                  <w:spacing w:val="-5"/>
                  <w:sz w:val="28"/>
                </w:rPr>
                <w:t>3</w:t>
              </w:r>
            </w:ins>
            <w:del w:id="63" w:author="Unknown" w:date="2026-03-23T10:40:00Z">
              <w:r>
                <w:rPr>
                  <w:b/>
                  <w:spacing w:val="-5"/>
                  <w:sz w:val="28"/>
                </w:rPr>
                <w:delText>23</w:delText>
              </w:r>
            </w:del>
            <w:ins w:id="64" w:author="Unknown" w:date="2026-03-23T10:39:00Z">
              <w:r>
                <w:rPr>
                  <w:b/>
                  <w:sz w:val="28"/>
                </w:rPr>
                <w:t>8</w:t>
              </w:r>
            </w:ins>
          </w:p>
        </w:tc>
      </w:tr>
      <w:tr w:rsidR="0041073B" w14:paraId="55FB4D8F" w14:textId="77777777">
        <w:trPr>
          <w:trHeight w:val="724"/>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6348749" w14:textId="77777777" w:rsidR="0041073B" w:rsidRDefault="00000000">
            <w:pPr>
              <w:pStyle w:val="TableParagraph"/>
              <w:spacing w:before="156"/>
              <w:ind w:left="10"/>
              <w:rPr>
                <w:sz w:val="28"/>
              </w:rPr>
            </w:pPr>
            <w:r>
              <w:rPr>
                <w:sz w:val="28"/>
              </w:rPr>
              <w:t>5.3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836FC05" w14:textId="77777777" w:rsidR="0041073B" w:rsidRDefault="00000000">
            <w:pPr>
              <w:pStyle w:val="TableParagraph"/>
              <w:spacing w:before="156"/>
              <w:jc w:val="left"/>
              <w:rPr>
                <w:sz w:val="28"/>
              </w:rPr>
            </w:pPr>
            <w:r>
              <w:rPr>
                <w:sz w:val="28"/>
              </w:rPr>
              <w:t xml:space="preserve">Baseline Vs FedAvg Error Count by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06F3970" w14:textId="77777777" w:rsidR="0041073B" w:rsidRDefault="00000000">
            <w:pPr>
              <w:pStyle w:val="TableParagraph"/>
              <w:spacing w:before="160"/>
              <w:ind w:left="7"/>
              <w:rPr>
                <w:b/>
                <w:sz w:val="28"/>
              </w:rPr>
            </w:pPr>
            <w:ins w:id="65" w:author="Unknown" w:date="2026-03-23T10:39:00Z">
              <w:r>
                <w:rPr>
                  <w:b/>
                  <w:spacing w:val="-5"/>
                  <w:sz w:val="28"/>
                </w:rPr>
                <w:t>3</w:t>
              </w:r>
            </w:ins>
            <w:del w:id="66" w:author="Unknown" w:date="2026-03-23T10:40:00Z">
              <w:r>
                <w:rPr>
                  <w:b/>
                  <w:spacing w:val="-5"/>
                  <w:sz w:val="28"/>
                </w:rPr>
                <w:delText>23</w:delText>
              </w:r>
            </w:del>
            <w:ins w:id="67" w:author="Unknown" w:date="2026-03-23T10:39:00Z">
              <w:r>
                <w:rPr>
                  <w:b/>
                  <w:sz w:val="28"/>
                </w:rPr>
                <w:t>8</w:t>
              </w:r>
            </w:ins>
          </w:p>
        </w:tc>
      </w:tr>
      <w:tr w:rsidR="0041073B" w14:paraId="5D8E30D6"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4DB58EB" w14:textId="77777777" w:rsidR="0041073B" w:rsidRDefault="00000000">
            <w:pPr>
              <w:pStyle w:val="TableParagraph"/>
              <w:spacing w:before="156"/>
              <w:ind w:left="10"/>
              <w:rPr>
                <w:sz w:val="28"/>
              </w:rPr>
            </w:pPr>
            <w:r>
              <w:rPr>
                <w:spacing w:val="-10"/>
                <w:sz w:val="28"/>
              </w:rPr>
              <w:lastRenderedPageBreak/>
              <w:t>5</w:t>
            </w:r>
            <w:r>
              <w:rPr>
                <w:sz w:val="28"/>
              </w:rPr>
              <w:t>.4</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DEEED6A" w14:textId="77777777" w:rsidR="0041073B" w:rsidRDefault="00000000">
            <w:pPr>
              <w:pStyle w:val="TableParagraph"/>
              <w:spacing w:before="156"/>
              <w:jc w:val="left"/>
              <w:rPr>
                <w:sz w:val="28"/>
              </w:rPr>
            </w:pPr>
            <w:r>
              <w:rPr>
                <w:sz w:val="28"/>
              </w:rPr>
              <w:t>Baseline Vs FedErrorAvg Error Count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216BE45" w14:textId="77777777" w:rsidR="0041073B" w:rsidRDefault="00000000">
            <w:pPr>
              <w:pStyle w:val="TableParagraph"/>
              <w:spacing w:before="160"/>
              <w:ind w:left="7"/>
              <w:rPr>
                <w:b/>
                <w:sz w:val="28"/>
              </w:rPr>
            </w:pPr>
            <w:ins w:id="68" w:author="Unknown" w:date="2026-03-23T10:39:00Z">
              <w:r>
                <w:rPr>
                  <w:b/>
                  <w:spacing w:val="-5"/>
                  <w:sz w:val="28"/>
                </w:rPr>
                <w:t>3</w:t>
              </w:r>
            </w:ins>
            <w:del w:id="69" w:author="Unknown" w:date="2026-03-23T10:40:00Z">
              <w:r>
                <w:rPr>
                  <w:b/>
                  <w:spacing w:val="-5"/>
                  <w:sz w:val="28"/>
                </w:rPr>
                <w:delText>23</w:delText>
              </w:r>
            </w:del>
            <w:ins w:id="70" w:author="Unknown" w:date="2026-03-23T10:39:00Z">
              <w:r>
                <w:rPr>
                  <w:b/>
                  <w:sz w:val="28"/>
                </w:rPr>
                <w:t>9</w:t>
              </w:r>
            </w:ins>
          </w:p>
        </w:tc>
      </w:tr>
      <w:tr w:rsidR="0041073B" w14:paraId="31A25537" w14:textId="77777777">
        <w:trPr>
          <w:trHeight w:val="616"/>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2F45E6E" w14:textId="77777777" w:rsidR="0041073B" w:rsidRDefault="00000000">
            <w:pPr>
              <w:pStyle w:val="TableParagraph"/>
              <w:spacing w:before="156"/>
              <w:ind w:left="10"/>
              <w:rPr>
                <w:sz w:val="28"/>
              </w:rPr>
            </w:pPr>
            <w:r>
              <w:rPr>
                <w:spacing w:val="-10"/>
                <w:sz w:val="28"/>
              </w:rPr>
              <w:t>5</w:t>
            </w:r>
            <w:r>
              <w:rPr>
                <w:sz w:val="28"/>
              </w:rPr>
              <w:t>.5</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3D76FE2" w14:textId="77777777" w:rsidR="0041073B" w:rsidRDefault="00000000">
            <w:pPr>
              <w:pStyle w:val="TableParagraph"/>
              <w:spacing w:before="156"/>
              <w:jc w:val="left"/>
              <w:rPr>
                <w:sz w:val="28"/>
              </w:rPr>
            </w:pPr>
            <w:r>
              <w:rPr>
                <w:sz w:val="28"/>
              </w:rPr>
              <w:t xml:space="preserve">Baseline Vs FedErrorAvg Error Count by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AEC2DB5" w14:textId="77777777" w:rsidR="0041073B" w:rsidRDefault="00000000">
            <w:pPr>
              <w:pStyle w:val="TableParagraph"/>
              <w:spacing w:before="160"/>
              <w:ind w:left="7"/>
              <w:rPr>
                <w:b/>
                <w:sz w:val="28"/>
              </w:rPr>
            </w:pPr>
            <w:del w:id="71" w:author="Unknown" w:date="2026-03-23T10:40:00Z">
              <w:r>
                <w:rPr>
                  <w:b/>
                  <w:spacing w:val="-5"/>
                  <w:sz w:val="28"/>
                </w:rPr>
                <w:delText>23</w:delText>
              </w:r>
            </w:del>
            <w:ins w:id="72" w:author="Unknown" w:date="2026-03-23T10:39:00Z">
              <w:r>
                <w:rPr>
                  <w:b/>
                  <w:sz w:val="28"/>
                </w:rPr>
                <w:t>39</w:t>
              </w:r>
            </w:ins>
          </w:p>
        </w:tc>
      </w:tr>
      <w:tr w:rsidR="0041073B" w14:paraId="3C1256B5"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BABFE5D" w14:textId="77777777" w:rsidR="0041073B" w:rsidRDefault="00000000">
            <w:pPr>
              <w:pStyle w:val="TableParagraph"/>
              <w:spacing w:before="156"/>
              <w:ind w:left="10"/>
              <w:rPr>
                <w:sz w:val="28"/>
              </w:rPr>
            </w:pPr>
            <w:r>
              <w:rPr>
                <w:sz w:val="28"/>
              </w:rPr>
              <w:t>5.6</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04A1864" w14:textId="77777777" w:rsidR="0041073B" w:rsidRDefault="00000000">
            <w:pPr>
              <w:pStyle w:val="TableParagraph"/>
              <w:spacing w:before="156"/>
              <w:jc w:val="left"/>
              <w:rPr>
                <w:sz w:val="28"/>
              </w:rPr>
            </w:pPr>
            <w:r>
              <w:rPr>
                <w:sz w:val="28"/>
              </w:rPr>
              <w:t>Baseline Vs FedAvg Vs FedErrorAvg Error Pass Rate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5968FAA" w14:textId="77777777" w:rsidR="0041073B" w:rsidRDefault="00000000">
            <w:pPr>
              <w:pStyle w:val="TableParagraph"/>
              <w:spacing w:before="160"/>
              <w:ind w:left="7"/>
              <w:rPr>
                <w:b/>
                <w:sz w:val="28"/>
              </w:rPr>
            </w:pPr>
            <w:ins w:id="73" w:author="Unknown" w:date="2026-03-23T10:39:00Z">
              <w:r>
                <w:rPr>
                  <w:b/>
                  <w:sz w:val="28"/>
                </w:rPr>
                <w:t>40</w:t>
              </w:r>
            </w:ins>
          </w:p>
        </w:tc>
      </w:tr>
      <w:tr w:rsidR="0041073B" w14:paraId="0E5C60F2"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6953173" w14:textId="77777777" w:rsidR="0041073B" w:rsidRDefault="00000000">
            <w:pPr>
              <w:pStyle w:val="TableParagraph"/>
              <w:spacing w:before="156"/>
              <w:ind w:left="10"/>
              <w:rPr>
                <w:sz w:val="28"/>
              </w:rPr>
            </w:pPr>
            <w:r>
              <w:rPr>
                <w:sz w:val="28"/>
              </w:rPr>
              <w:t>5.7</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496DE7F" w14:textId="77777777" w:rsidR="0041073B" w:rsidRDefault="00000000">
            <w:pPr>
              <w:pStyle w:val="TableParagraph"/>
              <w:spacing w:before="156"/>
              <w:jc w:val="left"/>
              <w:rPr>
                <w:sz w:val="28"/>
              </w:rPr>
            </w:pPr>
            <w:r>
              <w:rPr>
                <w:sz w:val="28"/>
              </w:rPr>
              <w:t>Baseline Vs FedAvg Vs FedErrorAvg Error Pass Rate by Dataset (TT)</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AE2802E" w14:textId="77777777" w:rsidR="0041073B" w:rsidRDefault="00000000">
            <w:pPr>
              <w:pStyle w:val="TableParagraph"/>
              <w:spacing w:before="160"/>
              <w:ind w:left="7"/>
              <w:rPr>
                <w:b/>
                <w:sz w:val="28"/>
              </w:rPr>
            </w:pPr>
            <w:ins w:id="74" w:author="Unknown" w:date="2026-03-23T10:39:00Z">
              <w:r>
                <w:rPr>
                  <w:b/>
                  <w:sz w:val="28"/>
                </w:rPr>
                <w:t>41</w:t>
              </w:r>
            </w:ins>
          </w:p>
        </w:tc>
      </w:tr>
      <w:tr w:rsidR="0041073B" w14:paraId="2FE8E196"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8FFDDB0" w14:textId="77777777" w:rsidR="0041073B" w:rsidRDefault="00000000">
            <w:pPr>
              <w:pStyle w:val="TableParagraph"/>
              <w:spacing w:before="156"/>
              <w:ind w:left="10"/>
              <w:rPr>
                <w:sz w:val="28"/>
              </w:rPr>
            </w:pPr>
            <w:r>
              <w:rPr>
                <w:sz w:val="28"/>
              </w:rPr>
              <w:t>5.8</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AE85E23" w14:textId="77777777" w:rsidR="0041073B" w:rsidRDefault="00000000">
            <w:pPr>
              <w:pStyle w:val="TableParagraph"/>
              <w:spacing w:before="156"/>
              <w:jc w:val="left"/>
              <w:rPr>
                <w:sz w:val="28"/>
              </w:rPr>
            </w:pPr>
            <w:r>
              <w:rPr>
                <w:sz w:val="28"/>
              </w:rPr>
              <w:t>CodeBLEU : Baseline Vs FedAvg Vs FedErrorAvg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1F703D35" w14:textId="77777777" w:rsidR="0041073B" w:rsidRDefault="00000000">
            <w:pPr>
              <w:pStyle w:val="TableParagraph"/>
              <w:spacing w:before="160"/>
              <w:ind w:left="7"/>
              <w:rPr>
                <w:b/>
                <w:sz w:val="28"/>
              </w:rPr>
            </w:pPr>
            <w:ins w:id="75" w:author="Unknown" w:date="2026-03-23T10:39:00Z">
              <w:r>
                <w:rPr>
                  <w:b/>
                  <w:sz w:val="28"/>
                </w:rPr>
                <w:t>42</w:t>
              </w:r>
            </w:ins>
          </w:p>
        </w:tc>
      </w:tr>
    </w:tbl>
    <w:p w14:paraId="3E283080" w14:textId="77777777" w:rsidR="0041073B" w:rsidRDefault="0041073B"/>
    <w:p w14:paraId="0082CC6D" w14:textId="77777777" w:rsidR="00BC0EDC" w:rsidRDefault="00BC0EDC" w:rsidP="00BC0EDC"/>
    <w:p w14:paraId="70F2280B" w14:textId="6A1757C6" w:rsidR="00BC0EDC" w:rsidRDefault="00BC0EDC" w:rsidP="00BC0EDC">
      <w:pPr>
        <w:tabs>
          <w:tab w:val="left" w:pos="2388"/>
        </w:tabs>
      </w:pPr>
      <w:r>
        <w:tab/>
      </w:r>
    </w:p>
    <w:p w14:paraId="3C0DFE8A" w14:textId="77777777" w:rsidR="00BC0EDC" w:rsidRDefault="00BC0EDC" w:rsidP="00BC0EDC">
      <w:pPr>
        <w:tabs>
          <w:tab w:val="left" w:pos="2388"/>
        </w:tabs>
      </w:pPr>
    </w:p>
    <w:p w14:paraId="6AE19E2D" w14:textId="77777777" w:rsidR="00BC0EDC" w:rsidRDefault="00BC0EDC" w:rsidP="00BC0EDC">
      <w:pPr>
        <w:tabs>
          <w:tab w:val="left" w:pos="2388"/>
        </w:tabs>
      </w:pPr>
    </w:p>
    <w:p w14:paraId="3922C276" w14:textId="77777777" w:rsidR="00BC0EDC" w:rsidRDefault="00BC0EDC" w:rsidP="00BC0EDC">
      <w:pPr>
        <w:tabs>
          <w:tab w:val="left" w:pos="2388"/>
        </w:tabs>
      </w:pPr>
    </w:p>
    <w:p w14:paraId="3E9246D8" w14:textId="77777777" w:rsidR="00BC0EDC" w:rsidRDefault="00BC0EDC" w:rsidP="00BC0EDC">
      <w:pPr>
        <w:tabs>
          <w:tab w:val="left" w:pos="2388"/>
        </w:tabs>
      </w:pPr>
    </w:p>
    <w:p w14:paraId="07FE4627" w14:textId="77777777" w:rsidR="00BC0EDC" w:rsidRDefault="00BC0EDC" w:rsidP="00BC0EDC">
      <w:pPr>
        <w:tabs>
          <w:tab w:val="left" w:pos="2388"/>
        </w:tabs>
      </w:pPr>
    </w:p>
    <w:p w14:paraId="6C60FA67" w14:textId="77777777" w:rsidR="00BC0EDC" w:rsidRDefault="00BC0EDC" w:rsidP="00BC0EDC">
      <w:pPr>
        <w:tabs>
          <w:tab w:val="left" w:pos="2388"/>
        </w:tabs>
      </w:pPr>
    </w:p>
    <w:p w14:paraId="62B20DA1" w14:textId="77777777" w:rsidR="00BC0EDC" w:rsidRDefault="00BC0EDC" w:rsidP="00BC0EDC">
      <w:pPr>
        <w:tabs>
          <w:tab w:val="left" w:pos="2388"/>
        </w:tabs>
      </w:pPr>
    </w:p>
    <w:p w14:paraId="1B623429" w14:textId="77777777" w:rsidR="00BC0EDC" w:rsidRDefault="00BC0EDC" w:rsidP="00BC0EDC">
      <w:pPr>
        <w:tabs>
          <w:tab w:val="left" w:pos="2388"/>
        </w:tabs>
      </w:pPr>
    </w:p>
    <w:p w14:paraId="0C98D69F" w14:textId="77777777" w:rsidR="00BC0EDC" w:rsidRDefault="00BC0EDC" w:rsidP="00BC0EDC">
      <w:pPr>
        <w:tabs>
          <w:tab w:val="left" w:pos="2388"/>
        </w:tabs>
      </w:pPr>
    </w:p>
    <w:p w14:paraId="49F54937" w14:textId="77777777" w:rsidR="00BC0EDC" w:rsidRDefault="00BC0EDC" w:rsidP="00BC0EDC">
      <w:pPr>
        <w:tabs>
          <w:tab w:val="left" w:pos="2388"/>
        </w:tabs>
      </w:pPr>
    </w:p>
    <w:p w14:paraId="34F6FC3A" w14:textId="77777777" w:rsidR="00BC0EDC" w:rsidRDefault="00BC0EDC" w:rsidP="00BC0EDC">
      <w:pPr>
        <w:tabs>
          <w:tab w:val="left" w:pos="2388"/>
        </w:tabs>
      </w:pPr>
    </w:p>
    <w:p w14:paraId="143AB40E" w14:textId="77777777" w:rsidR="00BC0EDC" w:rsidRDefault="00BC0EDC" w:rsidP="00BC0EDC">
      <w:pPr>
        <w:tabs>
          <w:tab w:val="left" w:pos="2388"/>
        </w:tabs>
      </w:pPr>
    </w:p>
    <w:p w14:paraId="28DF74CE" w14:textId="77777777" w:rsidR="00BC0EDC" w:rsidRDefault="00BC0EDC" w:rsidP="00BC0EDC">
      <w:pPr>
        <w:tabs>
          <w:tab w:val="left" w:pos="2388"/>
        </w:tabs>
      </w:pPr>
    </w:p>
    <w:p w14:paraId="118040C4" w14:textId="77777777" w:rsidR="00BC0EDC" w:rsidRDefault="00BC0EDC" w:rsidP="00BC0EDC">
      <w:pPr>
        <w:tabs>
          <w:tab w:val="left" w:pos="2388"/>
        </w:tabs>
      </w:pPr>
    </w:p>
    <w:p w14:paraId="67B9D01A" w14:textId="77777777" w:rsidR="00BC0EDC" w:rsidRDefault="00BC0EDC" w:rsidP="00BC0EDC">
      <w:pPr>
        <w:tabs>
          <w:tab w:val="left" w:pos="2388"/>
        </w:tabs>
      </w:pPr>
    </w:p>
    <w:p w14:paraId="3E6867A5" w14:textId="77777777" w:rsidR="00BC0EDC" w:rsidRDefault="00BC0EDC" w:rsidP="00BC0EDC">
      <w:pPr>
        <w:tabs>
          <w:tab w:val="left" w:pos="2388"/>
        </w:tabs>
      </w:pPr>
    </w:p>
    <w:p w14:paraId="76B2E6D4" w14:textId="77777777" w:rsidR="00BC0EDC" w:rsidRDefault="00BC0EDC" w:rsidP="00BC0EDC">
      <w:pPr>
        <w:tabs>
          <w:tab w:val="left" w:pos="2388"/>
        </w:tabs>
      </w:pPr>
    </w:p>
    <w:p w14:paraId="7E03F24C" w14:textId="77777777" w:rsidR="00BC0EDC" w:rsidRDefault="00BC0EDC" w:rsidP="00BC0EDC">
      <w:pPr>
        <w:tabs>
          <w:tab w:val="left" w:pos="2388"/>
        </w:tabs>
      </w:pPr>
    </w:p>
    <w:p w14:paraId="7943A47A" w14:textId="77777777" w:rsidR="00BC0EDC" w:rsidRDefault="00BC0EDC" w:rsidP="00BC0EDC">
      <w:pPr>
        <w:tabs>
          <w:tab w:val="left" w:pos="2388"/>
        </w:tabs>
      </w:pPr>
    </w:p>
    <w:p w14:paraId="1CB9CE4A" w14:textId="77777777" w:rsidR="00BC0EDC" w:rsidRDefault="00BC0EDC" w:rsidP="00BC0EDC">
      <w:pPr>
        <w:tabs>
          <w:tab w:val="left" w:pos="2388"/>
        </w:tabs>
      </w:pPr>
    </w:p>
    <w:p w14:paraId="6BE9AA98" w14:textId="77777777" w:rsidR="00BC0EDC" w:rsidRDefault="00BC0EDC" w:rsidP="00BC0EDC">
      <w:pPr>
        <w:tabs>
          <w:tab w:val="left" w:pos="2388"/>
        </w:tabs>
      </w:pPr>
    </w:p>
    <w:p w14:paraId="57ECB96F" w14:textId="77777777" w:rsidR="00BC0EDC" w:rsidRDefault="00BC0EDC" w:rsidP="00BC0EDC">
      <w:pPr>
        <w:tabs>
          <w:tab w:val="left" w:pos="2388"/>
        </w:tabs>
      </w:pPr>
    </w:p>
    <w:p w14:paraId="2AD9DBF7" w14:textId="77777777" w:rsidR="00BC0EDC" w:rsidRDefault="00BC0EDC" w:rsidP="00BC0EDC">
      <w:pPr>
        <w:tabs>
          <w:tab w:val="left" w:pos="2388"/>
        </w:tabs>
      </w:pPr>
    </w:p>
    <w:p w14:paraId="40435752" w14:textId="77777777" w:rsidR="00BC0EDC" w:rsidRDefault="00BC0EDC" w:rsidP="00BC0EDC">
      <w:pPr>
        <w:tabs>
          <w:tab w:val="left" w:pos="2388"/>
        </w:tabs>
      </w:pPr>
    </w:p>
    <w:p w14:paraId="41F521C9" w14:textId="77777777" w:rsidR="00BC0EDC" w:rsidRDefault="00BC0EDC" w:rsidP="00BC0EDC">
      <w:pPr>
        <w:tabs>
          <w:tab w:val="left" w:pos="2388"/>
        </w:tabs>
      </w:pPr>
    </w:p>
    <w:p w14:paraId="3DB57BDA" w14:textId="77777777" w:rsidR="00BC0EDC" w:rsidRDefault="00BC0EDC" w:rsidP="00BC0EDC">
      <w:pPr>
        <w:tabs>
          <w:tab w:val="left" w:pos="2388"/>
        </w:tabs>
      </w:pPr>
    </w:p>
    <w:p w14:paraId="6F26A003" w14:textId="77777777" w:rsidR="00BC0EDC" w:rsidRDefault="00BC0EDC" w:rsidP="00BC0EDC">
      <w:pPr>
        <w:tabs>
          <w:tab w:val="left" w:pos="2388"/>
        </w:tabs>
      </w:pPr>
    </w:p>
    <w:p w14:paraId="12BDACD5" w14:textId="77777777" w:rsidR="00BC0EDC" w:rsidRDefault="00BC0EDC" w:rsidP="00BC0EDC">
      <w:pPr>
        <w:tabs>
          <w:tab w:val="left" w:pos="2388"/>
        </w:tabs>
      </w:pPr>
    </w:p>
    <w:p w14:paraId="2B1E47FC" w14:textId="77777777" w:rsidR="00BC0EDC" w:rsidRDefault="00BC0EDC" w:rsidP="00BC0EDC">
      <w:pPr>
        <w:tabs>
          <w:tab w:val="left" w:pos="2388"/>
        </w:tabs>
      </w:pPr>
    </w:p>
    <w:p w14:paraId="2B7C6C7A" w14:textId="77777777" w:rsidR="00BC0EDC" w:rsidRDefault="00BC0EDC" w:rsidP="00BC0EDC">
      <w:pPr>
        <w:tabs>
          <w:tab w:val="left" w:pos="2388"/>
        </w:tabs>
      </w:pPr>
    </w:p>
    <w:p w14:paraId="2887C052" w14:textId="77777777" w:rsidR="00BC0EDC" w:rsidRDefault="00BC0EDC" w:rsidP="00BC0EDC">
      <w:pPr>
        <w:tabs>
          <w:tab w:val="left" w:pos="2388"/>
        </w:tabs>
      </w:pPr>
    </w:p>
    <w:p w14:paraId="74A70485" w14:textId="77777777" w:rsidR="00BC0EDC" w:rsidRDefault="00BC0EDC" w:rsidP="00BC0EDC">
      <w:pPr>
        <w:tabs>
          <w:tab w:val="left" w:pos="2388"/>
        </w:tabs>
      </w:pPr>
    </w:p>
    <w:p w14:paraId="3676889F" w14:textId="77777777" w:rsidR="00BC0EDC" w:rsidRDefault="00BC0EDC" w:rsidP="00BC0EDC">
      <w:pPr>
        <w:tabs>
          <w:tab w:val="left" w:pos="2388"/>
        </w:tabs>
      </w:pPr>
    </w:p>
    <w:p w14:paraId="45255435" w14:textId="7E6A0D66" w:rsidR="00BC0EDC" w:rsidRDefault="00BC0EDC" w:rsidP="00BC0EDC">
      <w:pPr>
        <w:pStyle w:val="Heading1"/>
        <w:spacing w:before="77"/>
        <w:ind w:left="0" w:right="121" w:firstLine="0"/>
        <w:jc w:val="center"/>
      </w:pPr>
      <w:r>
        <w:lastRenderedPageBreak/>
        <w:t>ABBREVIATIONS</w:t>
      </w:r>
    </w:p>
    <w:p w14:paraId="68ED9A41" w14:textId="77777777" w:rsidR="00BC0EDC" w:rsidRDefault="00BC0EDC" w:rsidP="00BC0EDC">
      <w:pPr>
        <w:pStyle w:val="Heading1"/>
        <w:spacing w:before="77"/>
        <w:ind w:left="0" w:right="121" w:firstLine="0"/>
      </w:pPr>
    </w:p>
    <w:tbl>
      <w:tblPr>
        <w:tblStyle w:val="TableGrid"/>
        <w:tblW w:w="0" w:type="auto"/>
        <w:tblLook w:val="04A0" w:firstRow="1" w:lastRow="0" w:firstColumn="1" w:lastColumn="0" w:noHBand="0" w:noVBand="1"/>
      </w:tblPr>
      <w:tblGrid>
        <w:gridCol w:w="1803"/>
        <w:gridCol w:w="5612"/>
      </w:tblGrid>
      <w:tr w:rsidR="00BC0EDC" w:rsidRPr="0013774B" w14:paraId="3E700B0B" w14:textId="77777777" w:rsidTr="00BC0EDC">
        <w:tc>
          <w:tcPr>
            <w:tcW w:w="0" w:type="auto"/>
            <w:hideMark/>
          </w:tcPr>
          <w:p w14:paraId="1C2B4248" w14:textId="77777777" w:rsidR="00BC0EDC" w:rsidRPr="00BC0EDC" w:rsidRDefault="00BC0EDC" w:rsidP="00EF2D7A">
            <w:pPr>
              <w:spacing w:after="160" w:line="259" w:lineRule="auto"/>
              <w:rPr>
                <w:b/>
                <w:bCs/>
                <w:sz w:val="28"/>
                <w:szCs w:val="28"/>
              </w:rPr>
            </w:pPr>
            <w:r w:rsidRPr="00BC0EDC">
              <w:rPr>
                <w:b/>
                <w:bCs/>
                <w:sz w:val="28"/>
                <w:szCs w:val="28"/>
              </w:rPr>
              <w:t>Abbreviation</w:t>
            </w:r>
          </w:p>
        </w:tc>
        <w:tc>
          <w:tcPr>
            <w:tcW w:w="0" w:type="auto"/>
            <w:hideMark/>
          </w:tcPr>
          <w:p w14:paraId="429A8F16" w14:textId="77777777" w:rsidR="00BC0EDC" w:rsidRPr="00BC0EDC" w:rsidRDefault="00BC0EDC" w:rsidP="00EF2D7A">
            <w:pPr>
              <w:spacing w:after="160" w:line="259" w:lineRule="auto"/>
              <w:rPr>
                <w:b/>
                <w:bCs/>
                <w:sz w:val="28"/>
                <w:szCs w:val="28"/>
              </w:rPr>
            </w:pPr>
            <w:r w:rsidRPr="00BC0EDC">
              <w:rPr>
                <w:b/>
                <w:bCs/>
                <w:sz w:val="28"/>
                <w:szCs w:val="28"/>
              </w:rPr>
              <w:t>Full Form</w:t>
            </w:r>
          </w:p>
        </w:tc>
      </w:tr>
      <w:tr w:rsidR="00BC0EDC" w:rsidRPr="0013774B" w14:paraId="36797A87" w14:textId="77777777" w:rsidTr="00BC0EDC">
        <w:tc>
          <w:tcPr>
            <w:tcW w:w="0" w:type="auto"/>
            <w:hideMark/>
          </w:tcPr>
          <w:p w14:paraId="6B648CD8" w14:textId="77777777" w:rsidR="00BC0EDC" w:rsidRPr="00BC0EDC" w:rsidRDefault="00BC0EDC" w:rsidP="00EF2D7A">
            <w:pPr>
              <w:spacing w:after="160" w:line="259" w:lineRule="auto"/>
              <w:rPr>
                <w:sz w:val="28"/>
                <w:szCs w:val="28"/>
              </w:rPr>
            </w:pPr>
            <w:r w:rsidRPr="00BC0EDC">
              <w:rPr>
                <w:sz w:val="28"/>
                <w:szCs w:val="28"/>
              </w:rPr>
              <w:t>LLM</w:t>
            </w:r>
          </w:p>
        </w:tc>
        <w:tc>
          <w:tcPr>
            <w:tcW w:w="0" w:type="auto"/>
            <w:hideMark/>
          </w:tcPr>
          <w:p w14:paraId="0B7C313C" w14:textId="77777777" w:rsidR="00BC0EDC" w:rsidRPr="00BC0EDC" w:rsidRDefault="00BC0EDC" w:rsidP="00EF2D7A">
            <w:pPr>
              <w:spacing w:after="160" w:line="259" w:lineRule="auto"/>
              <w:rPr>
                <w:sz w:val="28"/>
                <w:szCs w:val="28"/>
              </w:rPr>
            </w:pPr>
            <w:r w:rsidRPr="00BC0EDC">
              <w:rPr>
                <w:sz w:val="28"/>
                <w:szCs w:val="28"/>
              </w:rPr>
              <w:t>Large Language Model</w:t>
            </w:r>
          </w:p>
        </w:tc>
      </w:tr>
      <w:tr w:rsidR="00BC0EDC" w:rsidRPr="0013774B" w14:paraId="07FDB8E8" w14:textId="77777777" w:rsidTr="00BC0EDC">
        <w:tc>
          <w:tcPr>
            <w:tcW w:w="0" w:type="auto"/>
            <w:hideMark/>
          </w:tcPr>
          <w:p w14:paraId="6D5E5B91" w14:textId="77777777" w:rsidR="00BC0EDC" w:rsidRPr="00BC0EDC" w:rsidRDefault="00BC0EDC" w:rsidP="00EF2D7A">
            <w:pPr>
              <w:spacing w:after="160" w:line="259" w:lineRule="auto"/>
              <w:rPr>
                <w:sz w:val="28"/>
                <w:szCs w:val="28"/>
              </w:rPr>
            </w:pPr>
            <w:r w:rsidRPr="00BC0EDC">
              <w:rPr>
                <w:sz w:val="28"/>
                <w:szCs w:val="28"/>
              </w:rPr>
              <w:t>LoRA</w:t>
            </w:r>
          </w:p>
        </w:tc>
        <w:tc>
          <w:tcPr>
            <w:tcW w:w="0" w:type="auto"/>
            <w:hideMark/>
          </w:tcPr>
          <w:p w14:paraId="57EBB14D" w14:textId="77777777" w:rsidR="00BC0EDC" w:rsidRPr="00BC0EDC" w:rsidRDefault="00BC0EDC" w:rsidP="00EF2D7A">
            <w:pPr>
              <w:spacing w:after="160" w:line="259" w:lineRule="auto"/>
              <w:rPr>
                <w:sz w:val="28"/>
                <w:szCs w:val="28"/>
              </w:rPr>
            </w:pPr>
            <w:r w:rsidRPr="00BC0EDC">
              <w:rPr>
                <w:sz w:val="28"/>
                <w:szCs w:val="28"/>
              </w:rPr>
              <w:t>Low Rank Adaptation</w:t>
            </w:r>
          </w:p>
        </w:tc>
      </w:tr>
      <w:tr w:rsidR="00BC0EDC" w:rsidRPr="0013774B" w14:paraId="0FE60591" w14:textId="77777777" w:rsidTr="00BC0EDC">
        <w:tc>
          <w:tcPr>
            <w:tcW w:w="0" w:type="auto"/>
            <w:hideMark/>
          </w:tcPr>
          <w:p w14:paraId="2BAB5F45" w14:textId="77777777" w:rsidR="00BC0EDC" w:rsidRPr="00BC0EDC" w:rsidRDefault="00BC0EDC" w:rsidP="00EF2D7A">
            <w:pPr>
              <w:spacing w:after="160" w:line="259" w:lineRule="auto"/>
              <w:rPr>
                <w:sz w:val="28"/>
                <w:szCs w:val="28"/>
              </w:rPr>
            </w:pPr>
            <w:r w:rsidRPr="00BC0EDC">
              <w:rPr>
                <w:sz w:val="28"/>
                <w:szCs w:val="28"/>
              </w:rPr>
              <w:t>PEFT</w:t>
            </w:r>
          </w:p>
        </w:tc>
        <w:tc>
          <w:tcPr>
            <w:tcW w:w="0" w:type="auto"/>
            <w:hideMark/>
          </w:tcPr>
          <w:p w14:paraId="68729C60" w14:textId="77777777" w:rsidR="00BC0EDC" w:rsidRPr="00BC0EDC" w:rsidRDefault="00BC0EDC" w:rsidP="00EF2D7A">
            <w:pPr>
              <w:spacing w:after="160" w:line="259" w:lineRule="auto"/>
              <w:rPr>
                <w:sz w:val="28"/>
                <w:szCs w:val="28"/>
              </w:rPr>
            </w:pPr>
            <w:r w:rsidRPr="00BC0EDC">
              <w:rPr>
                <w:sz w:val="28"/>
                <w:szCs w:val="28"/>
              </w:rPr>
              <w:t>Parameter Efficient Fine Tuning</w:t>
            </w:r>
          </w:p>
        </w:tc>
      </w:tr>
      <w:tr w:rsidR="00BC0EDC" w:rsidRPr="0013774B" w14:paraId="1C135D3E" w14:textId="77777777" w:rsidTr="00BC0EDC">
        <w:tc>
          <w:tcPr>
            <w:tcW w:w="0" w:type="auto"/>
            <w:hideMark/>
          </w:tcPr>
          <w:p w14:paraId="0670345E" w14:textId="77777777" w:rsidR="00BC0EDC" w:rsidRPr="00BC0EDC" w:rsidRDefault="00BC0EDC" w:rsidP="00EF2D7A">
            <w:pPr>
              <w:spacing w:after="160" w:line="259" w:lineRule="auto"/>
              <w:rPr>
                <w:sz w:val="28"/>
                <w:szCs w:val="28"/>
              </w:rPr>
            </w:pPr>
            <w:r w:rsidRPr="00BC0EDC">
              <w:rPr>
                <w:sz w:val="28"/>
                <w:szCs w:val="28"/>
              </w:rPr>
              <w:t>FL</w:t>
            </w:r>
          </w:p>
        </w:tc>
        <w:tc>
          <w:tcPr>
            <w:tcW w:w="0" w:type="auto"/>
            <w:hideMark/>
          </w:tcPr>
          <w:p w14:paraId="19959F77" w14:textId="77777777" w:rsidR="00BC0EDC" w:rsidRPr="00BC0EDC" w:rsidRDefault="00BC0EDC" w:rsidP="00EF2D7A">
            <w:pPr>
              <w:spacing w:after="160" w:line="259" w:lineRule="auto"/>
              <w:rPr>
                <w:sz w:val="28"/>
                <w:szCs w:val="28"/>
              </w:rPr>
            </w:pPr>
            <w:r w:rsidRPr="00BC0EDC">
              <w:rPr>
                <w:sz w:val="28"/>
                <w:szCs w:val="28"/>
              </w:rPr>
              <w:t>Federated Learning</w:t>
            </w:r>
          </w:p>
        </w:tc>
      </w:tr>
      <w:tr w:rsidR="00BC0EDC" w:rsidRPr="0013774B" w14:paraId="5BA36D95" w14:textId="77777777" w:rsidTr="00BC0EDC">
        <w:tc>
          <w:tcPr>
            <w:tcW w:w="0" w:type="auto"/>
            <w:hideMark/>
          </w:tcPr>
          <w:p w14:paraId="2DECD22A" w14:textId="77777777" w:rsidR="00BC0EDC" w:rsidRPr="00BC0EDC" w:rsidRDefault="00BC0EDC" w:rsidP="00EF2D7A">
            <w:pPr>
              <w:spacing w:after="160" w:line="259" w:lineRule="auto"/>
              <w:rPr>
                <w:sz w:val="28"/>
                <w:szCs w:val="28"/>
              </w:rPr>
            </w:pPr>
            <w:r w:rsidRPr="00BC0EDC">
              <w:rPr>
                <w:sz w:val="28"/>
                <w:szCs w:val="28"/>
              </w:rPr>
              <w:t>FedAvg</w:t>
            </w:r>
          </w:p>
        </w:tc>
        <w:tc>
          <w:tcPr>
            <w:tcW w:w="0" w:type="auto"/>
            <w:hideMark/>
          </w:tcPr>
          <w:p w14:paraId="71476966" w14:textId="77777777" w:rsidR="00BC0EDC" w:rsidRPr="00BC0EDC" w:rsidRDefault="00BC0EDC" w:rsidP="00EF2D7A">
            <w:pPr>
              <w:spacing w:after="160" w:line="259" w:lineRule="auto"/>
              <w:rPr>
                <w:sz w:val="28"/>
                <w:szCs w:val="28"/>
              </w:rPr>
            </w:pPr>
            <w:r w:rsidRPr="00BC0EDC">
              <w:rPr>
                <w:sz w:val="28"/>
                <w:szCs w:val="28"/>
              </w:rPr>
              <w:t>Federated Averaging</w:t>
            </w:r>
          </w:p>
        </w:tc>
      </w:tr>
      <w:tr w:rsidR="00BC0EDC" w:rsidRPr="0013774B" w14:paraId="05BA311E" w14:textId="77777777" w:rsidTr="00BC0EDC">
        <w:tc>
          <w:tcPr>
            <w:tcW w:w="0" w:type="auto"/>
            <w:hideMark/>
          </w:tcPr>
          <w:p w14:paraId="27AFCCF7" w14:textId="77777777" w:rsidR="00BC0EDC" w:rsidRPr="00BC0EDC" w:rsidRDefault="00BC0EDC" w:rsidP="00EF2D7A">
            <w:pPr>
              <w:rPr>
                <w:sz w:val="28"/>
                <w:szCs w:val="28"/>
              </w:rPr>
            </w:pPr>
            <w:r w:rsidRPr="00BC0EDC">
              <w:rPr>
                <w:sz w:val="28"/>
                <w:szCs w:val="28"/>
              </w:rPr>
              <w:t>FedErrorAvg</w:t>
            </w:r>
          </w:p>
          <w:p w14:paraId="1E56DF6C" w14:textId="77777777" w:rsidR="00BC0EDC" w:rsidRPr="00BC0EDC" w:rsidRDefault="00BC0EDC" w:rsidP="00EF2D7A">
            <w:pPr>
              <w:spacing w:after="160" w:line="259" w:lineRule="auto"/>
              <w:rPr>
                <w:sz w:val="28"/>
                <w:szCs w:val="28"/>
              </w:rPr>
            </w:pPr>
            <w:r w:rsidRPr="00BC0EDC">
              <w:rPr>
                <w:sz w:val="28"/>
                <w:szCs w:val="28"/>
              </w:rPr>
              <w:t>FedFT</w:t>
            </w:r>
          </w:p>
        </w:tc>
        <w:tc>
          <w:tcPr>
            <w:tcW w:w="0" w:type="auto"/>
            <w:hideMark/>
          </w:tcPr>
          <w:p w14:paraId="05C5F4D9" w14:textId="77777777" w:rsidR="00BC0EDC" w:rsidRPr="00BC0EDC" w:rsidRDefault="00BC0EDC" w:rsidP="00EF2D7A">
            <w:pPr>
              <w:rPr>
                <w:sz w:val="28"/>
                <w:szCs w:val="28"/>
              </w:rPr>
            </w:pPr>
            <w:r w:rsidRPr="00BC0EDC">
              <w:rPr>
                <w:sz w:val="28"/>
                <w:szCs w:val="28"/>
              </w:rPr>
              <w:t>Federated Error Average</w:t>
            </w:r>
          </w:p>
          <w:p w14:paraId="164EEEAB" w14:textId="77777777" w:rsidR="00BC0EDC" w:rsidRPr="00BC0EDC" w:rsidRDefault="00BC0EDC" w:rsidP="00EF2D7A">
            <w:pPr>
              <w:rPr>
                <w:sz w:val="28"/>
                <w:szCs w:val="28"/>
              </w:rPr>
            </w:pPr>
            <w:r w:rsidRPr="00BC0EDC">
              <w:rPr>
                <w:sz w:val="28"/>
                <w:szCs w:val="28"/>
              </w:rPr>
              <w:t>Federated Fine Tuning</w:t>
            </w:r>
          </w:p>
          <w:p w14:paraId="6D26D4AF" w14:textId="77777777" w:rsidR="00BC0EDC" w:rsidRPr="00BC0EDC" w:rsidRDefault="00BC0EDC" w:rsidP="00EF2D7A">
            <w:pPr>
              <w:spacing w:after="160" w:line="259" w:lineRule="auto"/>
              <w:rPr>
                <w:sz w:val="28"/>
                <w:szCs w:val="28"/>
              </w:rPr>
            </w:pPr>
          </w:p>
        </w:tc>
      </w:tr>
      <w:tr w:rsidR="00BC0EDC" w:rsidRPr="0013774B" w14:paraId="6144CA00" w14:textId="77777777" w:rsidTr="00BC0EDC">
        <w:tc>
          <w:tcPr>
            <w:tcW w:w="0" w:type="auto"/>
            <w:hideMark/>
          </w:tcPr>
          <w:p w14:paraId="52FB02F8" w14:textId="77777777" w:rsidR="00BC0EDC" w:rsidRPr="00BC0EDC" w:rsidRDefault="00BC0EDC" w:rsidP="00EF2D7A">
            <w:pPr>
              <w:spacing w:after="160" w:line="259" w:lineRule="auto"/>
              <w:rPr>
                <w:sz w:val="28"/>
                <w:szCs w:val="28"/>
              </w:rPr>
            </w:pPr>
            <w:r w:rsidRPr="00BC0EDC">
              <w:rPr>
                <w:sz w:val="28"/>
                <w:szCs w:val="28"/>
              </w:rPr>
              <w:t>SFT</w:t>
            </w:r>
          </w:p>
        </w:tc>
        <w:tc>
          <w:tcPr>
            <w:tcW w:w="0" w:type="auto"/>
            <w:hideMark/>
          </w:tcPr>
          <w:p w14:paraId="02ADD158" w14:textId="77777777" w:rsidR="00BC0EDC" w:rsidRPr="00BC0EDC" w:rsidRDefault="00BC0EDC" w:rsidP="00EF2D7A">
            <w:pPr>
              <w:spacing w:after="160" w:line="259" w:lineRule="auto"/>
              <w:rPr>
                <w:sz w:val="28"/>
                <w:szCs w:val="28"/>
              </w:rPr>
            </w:pPr>
            <w:r w:rsidRPr="00BC0EDC">
              <w:rPr>
                <w:sz w:val="28"/>
                <w:szCs w:val="28"/>
              </w:rPr>
              <w:t>Supervised Fine Tuning</w:t>
            </w:r>
          </w:p>
        </w:tc>
      </w:tr>
      <w:tr w:rsidR="00BC0EDC" w:rsidRPr="0013774B" w14:paraId="0D23E4B0" w14:textId="77777777" w:rsidTr="00BC0EDC">
        <w:tc>
          <w:tcPr>
            <w:tcW w:w="0" w:type="auto"/>
            <w:hideMark/>
          </w:tcPr>
          <w:p w14:paraId="27064236" w14:textId="77777777" w:rsidR="00BC0EDC" w:rsidRPr="00BC0EDC" w:rsidRDefault="00BC0EDC" w:rsidP="00EF2D7A">
            <w:pPr>
              <w:spacing w:after="160" w:line="259" w:lineRule="auto"/>
              <w:rPr>
                <w:sz w:val="28"/>
                <w:szCs w:val="28"/>
              </w:rPr>
            </w:pPr>
            <w:r w:rsidRPr="00BC0EDC">
              <w:rPr>
                <w:sz w:val="28"/>
                <w:szCs w:val="28"/>
              </w:rPr>
              <w:t>AST</w:t>
            </w:r>
          </w:p>
        </w:tc>
        <w:tc>
          <w:tcPr>
            <w:tcW w:w="0" w:type="auto"/>
            <w:hideMark/>
          </w:tcPr>
          <w:p w14:paraId="3626E4CA" w14:textId="77777777" w:rsidR="00BC0EDC" w:rsidRPr="00BC0EDC" w:rsidRDefault="00BC0EDC" w:rsidP="00EF2D7A">
            <w:pPr>
              <w:spacing w:after="160" w:line="259" w:lineRule="auto"/>
              <w:rPr>
                <w:sz w:val="28"/>
                <w:szCs w:val="28"/>
              </w:rPr>
            </w:pPr>
            <w:r w:rsidRPr="00BC0EDC">
              <w:rPr>
                <w:sz w:val="28"/>
                <w:szCs w:val="28"/>
              </w:rPr>
              <w:t>Abstract Syntax Tree</w:t>
            </w:r>
          </w:p>
        </w:tc>
      </w:tr>
      <w:tr w:rsidR="00BC0EDC" w:rsidRPr="0013774B" w14:paraId="520BBC60" w14:textId="77777777" w:rsidTr="00BC0EDC">
        <w:tc>
          <w:tcPr>
            <w:tcW w:w="0" w:type="auto"/>
            <w:hideMark/>
          </w:tcPr>
          <w:p w14:paraId="3508FC78" w14:textId="77777777" w:rsidR="00BC0EDC" w:rsidRPr="00BC0EDC" w:rsidRDefault="00BC0EDC" w:rsidP="00EF2D7A">
            <w:pPr>
              <w:spacing w:after="160" w:line="259" w:lineRule="auto"/>
              <w:rPr>
                <w:sz w:val="28"/>
                <w:szCs w:val="28"/>
              </w:rPr>
            </w:pPr>
            <w:r w:rsidRPr="00BC0EDC">
              <w:rPr>
                <w:sz w:val="28"/>
                <w:szCs w:val="28"/>
              </w:rPr>
              <w:t>APR</w:t>
            </w:r>
          </w:p>
        </w:tc>
        <w:tc>
          <w:tcPr>
            <w:tcW w:w="0" w:type="auto"/>
            <w:hideMark/>
          </w:tcPr>
          <w:p w14:paraId="34CA5AD7" w14:textId="77777777" w:rsidR="00BC0EDC" w:rsidRPr="00BC0EDC" w:rsidRDefault="00BC0EDC" w:rsidP="00EF2D7A">
            <w:pPr>
              <w:spacing w:after="160" w:line="259" w:lineRule="auto"/>
              <w:rPr>
                <w:sz w:val="28"/>
                <w:szCs w:val="28"/>
              </w:rPr>
            </w:pPr>
            <w:r w:rsidRPr="00BC0EDC">
              <w:rPr>
                <w:sz w:val="28"/>
                <w:szCs w:val="28"/>
              </w:rPr>
              <w:t>Automatic Program Repair</w:t>
            </w:r>
          </w:p>
        </w:tc>
      </w:tr>
      <w:tr w:rsidR="00BC0EDC" w:rsidRPr="0013774B" w14:paraId="2CD77AD9" w14:textId="77777777" w:rsidTr="00BC0EDC">
        <w:tc>
          <w:tcPr>
            <w:tcW w:w="0" w:type="auto"/>
            <w:hideMark/>
          </w:tcPr>
          <w:p w14:paraId="274699A6" w14:textId="77777777" w:rsidR="00BC0EDC" w:rsidRPr="00BC0EDC" w:rsidRDefault="00BC0EDC" w:rsidP="00EF2D7A">
            <w:pPr>
              <w:spacing w:after="160" w:line="259" w:lineRule="auto"/>
              <w:rPr>
                <w:sz w:val="28"/>
                <w:szCs w:val="28"/>
              </w:rPr>
            </w:pPr>
            <w:r w:rsidRPr="00BC0EDC">
              <w:rPr>
                <w:sz w:val="28"/>
                <w:szCs w:val="28"/>
              </w:rPr>
              <w:t>RLHF</w:t>
            </w:r>
          </w:p>
        </w:tc>
        <w:tc>
          <w:tcPr>
            <w:tcW w:w="0" w:type="auto"/>
            <w:hideMark/>
          </w:tcPr>
          <w:p w14:paraId="5A8148EC" w14:textId="77777777" w:rsidR="00BC0EDC" w:rsidRPr="00BC0EDC" w:rsidRDefault="00BC0EDC" w:rsidP="00EF2D7A">
            <w:pPr>
              <w:spacing w:after="160" w:line="259" w:lineRule="auto"/>
              <w:rPr>
                <w:sz w:val="28"/>
                <w:szCs w:val="28"/>
              </w:rPr>
            </w:pPr>
            <w:r w:rsidRPr="00BC0EDC">
              <w:rPr>
                <w:sz w:val="28"/>
                <w:szCs w:val="28"/>
              </w:rPr>
              <w:t>Reinforcement Learning from Human Feedback</w:t>
            </w:r>
          </w:p>
        </w:tc>
      </w:tr>
      <w:tr w:rsidR="00BC0EDC" w:rsidRPr="0013774B" w14:paraId="53B7FB47" w14:textId="77777777" w:rsidTr="00BC0EDC">
        <w:tc>
          <w:tcPr>
            <w:tcW w:w="0" w:type="auto"/>
            <w:hideMark/>
          </w:tcPr>
          <w:p w14:paraId="6190ACFF" w14:textId="77777777" w:rsidR="00BC0EDC" w:rsidRPr="00BC0EDC" w:rsidRDefault="00BC0EDC" w:rsidP="00EF2D7A">
            <w:pPr>
              <w:spacing w:after="160" w:line="259" w:lineRule="auto"/>
              <w:rPr>
                <w:sz w:val="28"/>
                <w:szCs w:val="28"/>
              </w:rPr>
            </w:pPr>
            <w:r w:rsidRPr="00BC0EDC">
              <w:rPr>
                <w:sz w:val="28"/>
                <w:szCs w:val="28"/>
              </w:rPr>
              <w:t>API</w:t>
            </w:r>
          </w:p>
        </w:tc>
        <w:tc>
          <w:tcPr>
            <w:tcW w:w="0" w:type="auto"/>
            <w:hideMark/>
          </w:tcPr>
          <w:p w14:paraId="0649AE7F" w14:textId="77777777" w:rsidR="00BC0EDC" w:rsidRPr="00BC0EDC" w:rsidRDefault="00BC0EDC" w:rsidP="00EF2D7A">
            <w:pPr>
              <w:spacing w:after="160" w:line="259" w:lineRule="auto"/>
              <w:rPr>
                <w:sz w:val="28"/>
                <w:szCs w:val="28"/>
              </w:rPr>
            </w:pPr>
            <w:r w:rsidRPr="00BC0EDC">
              <w:rPr>
                <w:sz w:val="28"/>
                <w:szCs w:val="28"/>
              </w:rPr>
              <w:t>Application Programming Interface</w:t>
            </w:r>
          </w:p>
        </w:tc>
      </w:tr>
      <w:tr w:rsidR="00BC0EDC" w:rsidRPr="0013774B" w14:paraId="576305D3" w14:textId="77777777" w:rsidTr="00BC0EDC">
        <w:tc>
          <w:tcPr>
            <w:tcW w:w="0" w:type="auto"/>
            <w:hideMark/>
          </w:tcPr>
          <w:p w14:paraId="542FB506" w14:textId="77777777" w:rsidR="00BC0EDC" w:rsidRPr="00BC0EDC" w:rsidRDefault="00BC0EDC" w:rsidP="00EF2D7A">
            <w:pPr>
              <w:spacing w:after="160" w:line="259" w:lineRule="auto"/>
              <w:rPr>
                <w:sz w:val="28"/>
                <w:szCs w:val="28"/>
              </w:rPr>
            </w:pPr>
            <w:r w:rsidRPr="00BC0EDC">
              <w:rPr>
                <w:sz w:val="28"/>
                <w:szCs w:val="28"/>
              </w:rPr>
              <w:t>IID</w:t>
            </w:r>
          </w:p>
        </w:tc>
        <w:tc>
          <w:tcPr>
            <w:tcW w:w="0" w:type="auto"/>
            <w:hideMark/>
          </w:tcPr>
          <w:p w14:paraId="4540860A" w14:textId="77777777" w:rsidR="00BC0EDC" w:rsidRPr="00BC0EDC" w:rsidRDefault="00BC0EDC" w:rsidP="00EF2D7A">
            <w:pPr>
              <w:spacing w:after="160" w:line="259" w:lineRule="auto"/>
              <w:rPr>
                <w:sz w:val="28"/>
                <w:szCs w:val="28"/>
              </w:rPr>
            </w:pPr>
            <w:r w:rsidRPr="00BC0EDC">
              <w:rPr>
                <w:sz w:val="28"/>
                <w:szCs w:val="28"/>
              </w:rPr>
              <w:t>Independent and Identically Distributed</w:t>
            </w:r>
          </w:p>
        </w:tc>
      </w:tr>
      <w:tr w:rsidR="00BC0EDC" w:rsidRPr="0013774B" w14:paraId="751F0480" w14:textId="77777777" w:rsidTr="00BC0EDC">
        <w:tc>
          <w:tcPr>
            <w:tcW w:w="0" w:type="auto"/>
            <w:hideMark/>
          </w:tcPr>
          <w:p w14:paraId="0CE3417A" w14:textId="77777777" w:rsidR="00BC0EDC" w:rsidRPr="00BC0EDC" w:rsidRDefault="00BC0EDC" w:rsidP="00EF2D7A">
            <w:pPr>
              <w:spacing w:after="160" w:line="259" w:lineRule="auto"/>
              <w:rPr>
                <w:sz w:val="28"/>
                <w:szCs w:val="28"/>
              </w:rPr>
            </w:pPr>
            <w:r w:rsidRPr="00BC0EDC">
              <w:rPr>
                <w:sz w:val="28"/>
                <w:szCs w:val="28"/>
              </w:rPr>
              <w:t>GPU</w:t>
            </w:r>
          </w:p>
        </w:tc>
        <w:tc>
          <w:tcPr>
            <w:tcW w:w="0" w:type="auto"/>
            <w:hideMark/>
          </w:tcPr>
          <w:p w14:paraId="0553A649" w14:textId="77777777" w:rsidR="00BC0EDC" w:rsidRPr="00BC0EDC" w:rsidRDefault="00BC0EDC" w:rsidP="00EF2D7A">
            <w:pPr>
              <w:spacing w:after="160" w:line="259" w:lineRule="auto"/>
              <w:rPr>
                <w:sz w:val="28"/>
                <w:szCs w:val="28"/>
              </w:rPr>
            </w:pPr>
            <w:r w:rsidRPr="00BC0EDC">
              <w:rPr>
                <w:sz w:val="28"/>
                <w:szCs w:val="28"/>
              </w:rPr>
              <w:t>Graphics Processing Unit</w:t>
            </w:r>
          </w:p>
        </w:tc>
      </w:tr>
      <w:tr w:rsidR="00BC0EDC" w:rsidRPr="0013774B" w14:paraId="64A86F88" w14:textId="77777777" w:rsidTr="00BC0EDC">
        <w:tc>
          <w:tcPr>
            <w:tcW w:w="0" w:type="auto"/>
            <w:hideMark/>
          </w:tcPr>
          <w:p w14:paraId="41FC955E" w14:textId="77777777" w:rsidR="00BC0EDC" w:rsidRPr="00BC0EDC" w:rsidRDefault="00BC0EDC" w:rsidP="00EF2D7A">
            <w:pPr>
              <w:spacing w:after="160" w:line="259" w:lineRule="auto"/>
              <w:rPr>
                <w:sz w:val="28"/>
                <w:szCs w:val="28"/>
              </w:rPr>
            </w:pPr>
            <w:r w:rsidRPr="00BC0EDC">
              <w:rPr>
                <w:sz w:val="28"/>
                <w:szCs w:val="28"/>
              </w:rPr>
              <w:t>MLP</w:t>
            </w:r>
          </w:p>
        </w:tc>
        <w:tc>
          <w:tcPr>
            <w:tcW w:w="0" w:type="auto"/>
            <w:hideMark/>
          </w:tcPr>
          <w:p w14:paraId="11FAFC29" w14:textId="77777777" w:rsidR="00BC0EDC" w:rsidRPr="00BC0EDC" w:rsidRDefault="00BC0EDC" w:rsidP="00EF2D7A">
            <w:pPr>
              <w:spacing w:after="160" w:line="259" w:lineRule="auto"/>
              <w:rPr>
                <w:sz w:val="28"/>
                <w:szCs w:val="28"/>
              </w:rPr>
            </w:pPr>
            <w:r w:rsidRPr="00BC0EDC">
              <w:rPr>
                <w:sz w:val="28"/>
                <w:szCs w:val="28"/>
              </w:rPr>
              <w:t>Multi-Layer Perceptron</w:t>
            </w:r>
          </w:p>
        </w:tc>
      </w:tr>
      <w:tr w:rsidR="00BC0EDC" w:rsidRPr="0013774B" w14:paraId="759917AA" w14:textId="77777777" w:rsidTr="00BC0EDC">
        <w:tc>
          <w:tcPr>
            <w:tcW w:w="0" w:type="auto"/>
            <w:hideMark/>
          </w:tcPr>
          <w:p w14:paraId="2CCBAEEA" w14:textId="77777777" w:rsidR="00BC0EDC" w:rsidRPr="00BC0EDC" w:rsidRDefault="00BC0EDC" w:rsidP="00EF2D7A">
            <w:pPr>
              <w:spacing w:after="160" w:line="259" w:lineRule="auto"/>
              <w:rPr>
                <w:sz w:val="28"/>
                <w:szCs w:val="28"/>
              </w:rPr>
            </w:pPr>
            <w:r w:rsidRPr="00BC0EDC">
              <w:rPr>
                <w:sz w:val="28"/>
                <w:szCs w:val="28"/>
              </w:rPr>
              <w:t>KG</w:t>
            </w:r>
          </w:p>
        </w:tc>
        <w:tc>
          <w:tcPr>
            <w:tcW w:w="0" w:type="auto"/>
            <w:hideMark/>
          </w:tcPr>
          <w:p w14:paraId="1D02202D" w14:textId="77777777" w:rsidR="00BC0EDC" w:rsidRPr="00BC0EDC" w:rsidRDefault="00BC0EDC" w:rsidP="00EF2D7A">
            <w:pPr>
              <w:spacing w:after="160" w:line="259" w:lineRule="auto"/>
              <w:rPr>
                <w:sz w:val="28"/>
                <w:szCs w:val="28"/>
              </w:rPr>
            </w:pPr>
            <w:r w:rsidRPr="00BC0EDC">
              <w:rPr>
                <w:sz w:val="28"/>
                <w:szCs w:val="28"/>
              </w:rPr>
              <w:t>Knowledge Graph</w:t>
            </w:r>
          </w:p>
        </w:tc>
      </w:tr>
      <w:tr w:rsidR="00BC0EDC" w:rsidRPr="0013774B" w14:paraId="4E40DC89" w14:textId="77777777" w:rsidTr="00BC0EDC">
        <w:tc>
          <w:tcPr>
            <w:tcW w:w="0" w:type="auto"/>
            <w:hideMark/>
          </w:tcPr>
          <w:p w14:paraId="0D2DD33D" w14:textId="77777777" w:rsidR="00BC0EDC" w:rsidRPr="00BC0EDC" w:rsidRDefault="00BC0EDC" w:rsidP="00EF2D7A">
            <w:pPr>
              <w:spacing w:after="160" w:line="259" w:lineRule="auto"/>
              <w:rPr>
                <w:sz w:val="28"/>
                <w:szCs w:val="28"/>
              </w:rPr>
            </w:pPr>
            <w:r w:rsidRPr="00BC0EDC">
              <w:rPr>
                <w:sz w:val="28"/>
                <w:szCs w:val="28"/>
              </w:rPr>
              <w:t>CodeBLEU</w:t>
            </w:r>
          </w:p>
        </w:tc>
        <w:tc>
          <w:tcPr>
            <w:tcW w:w="0" w:type="auto"/>
            <w:hideMark/>
          </w:tcPr>
          <w:p w14:paraId="320D9604" w14:textId="77777777" w:rsidR="00BC0EDC" w:rsidRPr="00BC0EDC" w:rsidRDefault="00BC0EDC" w:rsidP="00EF2D7A">
            <w:pPr>
              <w:spacing w:after="160" w:line="259" w:lineRule="auto"/>
              <w:rPr>
                <w:sz w:val="28"/>
                <w:szCs w:val="28"/>
              </w:rPr>
            </w:pPr>
            <w:r w:rsidRPr="00BC0EDC">
              <w:rPr>
                <w:sz w:val="28"/>
                <w:szCs w:val="28"/>
              </w:rPr>
              <w:t>Code Bilingual Evaluation Understudy</w:t>
            </w:r>
          </w:p>
        </w:tc>
      </w:tr>
      <w:tr w:rsidR="00BC0EDC" w:rsidRPr="0013774B" w14:paraId="6D32C1E5" w14:textId="77777777" w:rsidTr="00BC0EDC">
        <w:tc>
          <w:tcPr>
            <w:tcW w:w="0" w:type="auto"/>
            <w:hideMark/>
          </w:tcPr>
          <w:p w14:paraId="29595FBE" w14:textId="77777777" w:rsidR="00BC0EDC" w:rsidRPr="00BC0EDC" w:rsidRDefault="00BC0EDC" w:rsidP="00EF2D7A">
            <w:pPr>
              <w:spacing w:after="160" w:line="259" w:lineRule="auto"/>
              <w:rPr>
                <w:sz w:val="28"/>
                <w:szCs w:val="28"/>
              </w:rPr>
            </w:pPr>
            <w:r w:rsidRPr="00BC0EDC">
              <w:rPr>
                <w:sz w:val="28"/>
                <w:szCs w:val="28"/>
              </w:rPr>
              <w:t>BLEU</w:t>
            </w:r>
          </w:p>
        </w:tc>
        <w:tc>
          <w:tcPr>
            <w:tcW w:w="0" w:type="auto"/>
            <w:hideMark/>
          </w:tcPr>
          <w:p w14:paraId="64BACC0C" w14:textId="77777777" w:rsidR="00BC0EDC" w:rsidRPr="00BC0EDC" w:rsidRDefault="00BC0EDC" w:rsidP="00EF2D7A">
            <w:pPr>
              <w:spacing w:after="160" w:line="259" w:lineRule="auto"/>
              <w:rPr>
                <w:sz w:val="28"/>
                <w:szCs w:val="28"/>
              </w:rPr>
            </w:pPr>
            <w:r w:rsidRPr="00BC0EDC">
              <w:rPr>
                <w:sz w:val="28"/>
                <w:szCs w:val="28"/>
              </w:rPr>
              <w:t>Bilingual Evaluation Understudy</w:t>
            </w:r>
          </w:p>
        </w:tc>
      </w:tr>
      <w:tr w:rsidR="00BC0EDC" w:rsidRPr="0013774B" w14:paraId="06C05D88" w14:textId="77777777" w:rsidTr="00BC0EDC">
        <w:tc>
          <w:tcPr>
            <w:tcW w:w="0" w:type="auto"/>
            <w:hideMark/>
          </w:tcPr>
          <w:p w14:paraId="4F4570B7" w14:textId="77777777" w:rsidR="00BC0EDC" w:rsidRPr="00BC0EDC" w:rsidRDefault="00BC0EDC" w:rsidP="00EF2D7A">
            <w:pPr>
              <w:spacing w:after="160" w:line="259" w:lineRule="auto"/>
              <w:rPr>
                <w:sz w:val="28"/>
                <w:szCs w:val="28"/>
              </w:rPr>
            </w:pPr>
            <w:r w:rsidRPr="00BC0EDC">
              <w:rPr>
                <w:sz w:val="28"/>
                <w:szCs w:val="28"/>
              </w:rPr>
              <w:t>MBPP</w:t>
            </w:r>
          </w:p>
        </w:tc>
        <w:tc>
          <w:tcPr>
            <w:tcW w:w="0" w:type="auto"/>
            <w:hideMark/>
          </w:tcPr>
          <w:p w14:paraId="36020681" w14:textId="77777777" w:rsidR="00BC0EDC" w:rsidRPr="00BC0EDC" w:rsidRDefault="00BC0EDC" w:rsidP="00EF2D7A">
            <w:pPr>
              <w:spacing w:after="160" w:line="259" w:lineRule="auto"/>
              <w:rPr>
                <w:sz w:val="28"/>
                <w:szCs w:val="28"/>
              </w:rPr>
            </w:pPr>
            <w:r w:rsidRPr="00BC0EDC">
              <w:rPr>
                <w:sz w:val="28"/>
                <w:szCs w:val="28"/>
              </w:rPr>
              <w:t>Mostly Basic Programming Problems</w:t>
            </w:r>
          </w:p>
        </w:tc>
      </w:tr>
      <w:tr w:rsidR="00BC0EDC" w:rsidRPr="0013774B" w14:paraId="3CFF1D59" w14:textId="77777777" w:rsidTr="00BC0EDC">
        <w:tc>
          <w:tcPr>
            <w:tcW w:w="0" w:type="auto"/>
            <w:hideMark/>
          </w:tcPr>
          <w:p w14:paraId="1CD0D5A4" w14:textId="77777777" w:rsidR="00BC0EDC" w:rsidRPr="00BC0EDC" w:rsidRDefault="00BC0EDC" w:rsidP="00EF2D7A">
            <w:pPr>
              <w:spacing w:after="160" w:line="259" w:lineRule="auto"/>
              <w:rPr>
                <w:sz w:val="28"/>
                <w:szCs w:val="28"/>
              </w:rPr>
            </w:pPr>
            <w:r w:rsidRPr="00BC0EDC">
              <w:rPr>
                <w:sz w:val="28"/>
                <w:szCs w:val="28"/>
              </w:rPr>
              <w:t>DS-1000</w:t>
            </w:r>
          </w:p>
        </w:tc>
        <w:tc>
          <w:tcPr>
            <w:tcW w:w="0" w:type="auto"/>
            <w:hideMark/>
          </w:tcPr>
          <w:p w14:paraId="12A0C701" w14:textId="77777777" w:rsidR="00BC0EDC" w:rsidRPr="00BC0EDC" w:rsidRDefault="00BC0EDC" w:rsidP="00EF2D7A">
            <w:pPr>
              <w:spacing w:after="160" w:line="259" w:lineRule="auto"/>
              <w:rPr>
                <w:sz w:val="28"/>
                <w:szCs w:val="28"/>
              </w:rPr>
            </w:pPr>
            <w:r w:rsidRPr="00BC0EDC">
              <w:rPr>
                <w:sz w:val="28"/>
                <w:szCs w:val="28"/>
              </w:rPr>
              <w:t>Data Science 1000</w:t>
            </w:r>
          </w:p>
        </w:tc>
      </w:tr>
      <w:tr w:rsidR="00BC0EDC" w:rsidRPr="0013774B" w14:paraId="03569787" w14:textId="77777777" w:rsidTr="00BC0EDC">
        <w:tc>
          <w:tcPr>
            <w:tcW w:w="0" w:type="auto"/>
            <w:hideMark/>
          </w:tcPr>
          <w:p w14:paraId="2215AAB6" w14:textId="77777777" w:rsidR="00BC0EDC" w:rsidRPr="00BC0EDC" w:rsidRDefault="00BC0EDC" w:rsidP="00EF2D7A">
            <w:pPr>
              <w:spacing w:after="160" w:line="259" w:lineRule="auto"/>
              <w:rPr>
                <w:sz w:val="28"/>
                <w:szCs w:val="28"/>
              </w:rPr>
            </w:pPr>
            <w:r w:rsidRPr="00BC0EDC">
              <w:rPr>
                <w:sz w:val="28"/>
                <w:szCs w:val="28"/>
              </w:rPr>
              <w:t>CSV</w:t>
            </w:r>
          </w:p>
        </w:tc>
        <w:tc>
          <w:tcPr>
            <w:tcW w:w="0" w:type="auto"/>
            <w:hideMark/>
          </w:tcPr>
          <w:p w14:paraId="3442D79E" w14:textId="77777777" w:rsidR="00BC0EDC" w:rsidRPr="00BC0EDC" w:rsidRDefault="00BC0EDC" w:rsidP="00EF2D7A">
            <w:pPr>
              <w:spacing w:after="160" w:line="259" w:lineRule="auto"/>
              <w:rPr>
                <w:sz w:val="28"/>
                <w:szCs w:val="28"/>
              </w:rPr>
            </w:pPr>
            <w:r w:rsidRPr="00BC0EDC">
              <w:rPr>
                <w:sz w:val="28"/>
                <w:szCs w:val="28"/>
              </w:rPr>
              <w:t>Comma Separated Values</w:t>
            </w:r>
          </w:p>
        </w:tc>
      </w:tr>
      <w:tr w:rsidR="00BC0EDC" w:rsidRPr="0013774B" w14:paraId="73578C79" w14:textId="77777777" w:rsidTr="00BC0EDC">
        <w:tc>
          <w:tcPr>
            <w:tcW w:w="0" w:type="auto"/>
            <w:hideMark/>
          </w:tcPr>
          <w:p w14:paraId="51DAB768" w14:textId="77777777" w:rsidR="00BC0EDC" w:rsidRPr="00BC0EDC" w:rsidRDefault="00BC0EDC" w:rsidP="00EF2D7A">
            <w:pPr>
              <w:spacing w:after="160" w:line="259" w:lineRule="auto"/>
              <w:rPr>
                <w:sz w:val="28"/>
                <w:szCs w:val="28"/>
              </w:rPr>
            </w:pPr>
            <w:r w:rsidRPr="00BC0EDC">
              <w:rPr>
                <w:sz w:val="28"/>
                <w:szCs w:val="28"/>
              </w:rPr>
              <w:t>NLP</w:t>
            </w:r>
          </w:p>
        </w:tc>
        <w:tc>
          <w:tcPr>
            <w:tcW w:w="0" w:type="auto"/>
            <w:hideMark/>
          </w:tcPr>
          <w:p w14:paraId="4EBAE7B3" w14:textId="77777777" w:rsidR="00BC0EDC" w:rsidRPr="00BC0EDC" w:rsidRDefault="00BC0EDC" w:rsidP="00EF2D7A">
            <w:pPr>
              <w:spacing w:after="160" w:line="259" w:lineRule="auto"/>
              <w:rPr>
                <w:sz w:val="28"/>
                <w:szCs w:val="28"/>
              </w:rPr>
            </w:pPr>
            <w:r w:rsidRPr="00BC0EDC">
              <w:rPr>
                <w:sz w:val="28"/>
                <w:szCs w:val="28"/>
              </w:rPr>
              <w:t>Natural Language Processing</w:t>
            </w:r>
          </w:p>
        </w:tc>
      </w:tr>
    </w:tbl>
    <w:p w14:paraId="25B4B118" w14:textId="441C528A" w:rsidR="00BC0EDC" w:rsidRDefault="00BC0EDC" w:rsidP="00BC0EDC">
      <w:pPr>
        <w:tabs>
          <w:tab w:val="left" w:pos="2388"/>
        </w:tabs>
      </w:pPr>
    </w:p>
    <w:p w14:paraId="6FCD770D" w14:textId="77777777" w:rsidR="00BC0EDC" w:rsidRDefault="00BC0EDC" w:rsidP="00BC0EDC">
      <w:pPr>
        <w:tabs>
          <w:tab w:val="left" w:pos="2388"/>
        </w:tabs>
      </w:pPr>
    </w:p>
    <w:p w14:paraId="697E316E" w14:textId="77777777" w:rsidR="00BC0EDC" w:rsidRDefault="00BC0EDC" w:rsidP="00BC0EDC">
      <w:pPr>
        <w:tabs>
          <w:tab w:val="left" w:pos="2388"/>
        </w:tabs>
      </w:pPr>
    </w:p>
    <w:p w14:paraId="5E876F10" w14:textId="77777777" w:rsidR="00BC0EDC" w:rsidRDefault="00BC0EDC" w:rsidP="00BC0EDC">
      <w:pPr>
        <w:tabs>
          <w:tab w:val="left" w:pos="2388"/>
        </w:tabs>
      </w:pPr>
    </w:p>
    <w:p w14:paraId="14230E56" w14:textId="14F730C9" w:rsidR="00BC0EDC" w:rsidRPr="00BC0EDC" w:rsidRDefault="00BC0EDC" w:rsidP="00BC0EDC">
      <w:pPr>
        <w:tabs>
          <w:tab w:val="left" w:pos="2388"/>
        </w:tabs>
        <w:sectPr w:rsidR="00BC0EDC" w:rsidRPr="00BC0EDC">
          <w:headerReference w:type="default" r:id="rId20"/>
          <w:footerReference w:type="default" r:id="rId21"/>
          <w:pgSz w:w="11920" w:h="16850"/>
          <w:pgMar w:top="1360" w:right="1133" w:bottom="1200" w:left="1417" w:header="0" w:footer="1012" w:gutter="0"/>
          <w:cols w:space="720"/>
        </w:sectPr>
      </w:pPr>
      <w:r>
        <w:tab/>
      </w:r>
    </w:p>
    <w:p w14:paraId="1FE9C0BA" w14:textId="77777777" w:rsidR="0041073B" w:rsidRDefault="00000000">
      <w:pPr>
        <w:jc w:val="center"/>
        <w:rPr>
          <w:b/>
          <w:bCs/>
          <w:sz w:val="28"/>
          <w:szCs w:val="28"/>
        </w:rPr>
      </w:pPr>
      <w:r>
        <w:rPr>
          <w:b/>
          <w:bCs/>
          <w:sz w:val="28"/>
          <w:szCs w:val="28"/>
        </w:rPr>
        <w:lastRenderedPageBreak/>
        <w:t xml:space="preserve">CHAPTER 1 </w:t>
      </w:r>
    </w:p>
    <w:p w14:paraId="65935DFC" w14:textId="77777777" w:rsidR="0041073B" w:rsidRDefault="0041073B">
      <w:pPr>
        <w:jc w:val="center"/>
        <w:rPr>
          <w:b/>
          <w:bCs/>
          <w:sz w:val="28"/>
          <w:szCs w:val="28"/>
        </w:rPr>
      </w:pPr>
    </w:p>
    <w:p w14:paraId="61897226" w14:textId="77777777" w:rsidR="0041073B" w:rsidRDefault="00000000">
      <w:pPr>
        <w:pStyle w:val="Heading1"/>
        <w:jc w:val="center"/>
      </w:pPr>
      <w:r>
        <w:t>INTRODUCTION</w:t>
      </w:r>
    </w:p>
    <w:p w14:paraId="70ED0154" w14:textId="77777777" w:rsidR="0041073B" w:rsidRDefault="0041073B">
      <w:pPr>
        <w:pStyle w:val="Heading1"/>
        <w:jc w:val="center"/>
      </w:pPr>
    </w:p>
    <w:p w14:paraId="4F58F870" w14:textId="77777777" w:rsidR="0041073B" w:rsidRDefault="0041073B">
      <w:pPr>
        <w:pStyle w:val="BalloonText"/>
      </w:pPr>
    </w:p>
    <w:p w14:paraId="233FC385" w14:textId="77777777" w:rsidR="0041073B" w:rsidRDefault="00000000">
      <w:pPr>
        <w:pStyle w:val="Heading1"/>
        <w:numPr>
          <w:ilvl w:val="1"/>
          <w:numId w:val="23"/>
        </w:numPr>
        <w:tabs>
          <w:tab w:val="left" w:pos="722"/>
        </w:tabs>
        <w:ind w:left="722" w:hanging="420"/>
      </w:pPr>
      <w:r>
        <w:rPr>
          <w:spacing w:val="-2"/>
        </w:rPr>
        <w:t>LARGE LANGUAGE MODELS IN CODE GENERATION</w:t>
      </w:r>
    </w:p>
    <w:p w14:paraId="603C8F32" w14:textId="77777777" w:rsidR="0041073B" w:rsidRDefault="0041073B">
      <w:pPr>
        <w:pStyle w:val="Heading1"/>
        <w:tabs>
          <w:tab w:val="left" w:pos="722"/>
        </w:tabs>
        <w:ind w:left="722" w:firstLine="0"/>
      </w:pPr>
    </w:p>
    <w:p w14:paraId="0E4E4EC1" w14:textId="77777777" w:rsidR="0041073B" w:rsidRDefault="00000000">
      <w:pPr>
        <w:pStyle w:val="BodyText"/>
        <w:spacing w:before="161" w:line="360" w:lineRule="auto"/>
        <w:ind w:left="283" w:right="140" w:firstLine="403"/>
        <w:jc w:val="both"/>
        <w:rPr>
          <w:lang w:val="en-IN"/>
        </w:rPr>
      </w:pPr>
      <w:r>
        <w:rPr>
          <w:lang w:val="en-IN"/>
        </w:rPr>
        <w:t>The emergence of large language models (LLMs) represents a major milestone in artificial intelligence and software engineering. These models, primarily based on transformer architectures, are trained on massive corpora consisting of source code, technical documentation, and natural language text. As a result, they can generate syntactically valid and semantically coherent code across multiple programming languages and domains.</w:t>
      </w:r>
    </w:p>
    <w:p w14:paraId="6D2FF091" w14:textId="77777777" w:rsidR="0041073B" w:rsidRDefault="00000000">
      <w:pPr>
        <w:pStyle w:val="BodyText"/>
        <w:spacing w:before="161" w:line="360" w:lineRule="auto"/>
        <w:ind w:left="283" w:right="140" w:firstLine="403"/>
        <w:jc w:val="both"/>
        <w:rPr>
          <w:lang w:val="en-IN"/>
        </w:rPr>
      </w:pPr>
      <w:r>
        <w:rPr>
          <w:lang w:val="en-IN"/>
        </w:rPr>
        <w:t>Code generation the automatic synthesis of executable programs from natural language or partial code has long been a goal in software engineering. Earlier approaches, including rule based systems, template driven methods, and sequence to sequence models, were limited in scope, struggled with ambiguity, and lacked cross domain generalization. LLMs overcome these limitations by leveraging large scale pretraining, enabling transferability across tasks, languages, and abstraction levels.</w:t>
      </w:r>
    </w:p>
    <w:p w14:paraId="632CDC31" w14:textId="77777777" w:rsidR="0041073B" w:rsidRDefault="00000000">
      <w:pPr>
        <w:pStyle w:val="BodyText"/>
        <w:spacing w:before="161" w:line="360" w:lineRule="auto"/>
        <w:ind w:left="283" w:right="140" w:firstLine="403"/>
        <w:jc w:val="both"/>
        <w:rPr>
          <w:lang w:val="en-IN"/>
        </w:rPr>
      </w:pPr>
      <w:r>
        <w:rPr>
          <w:lang w:val="en-IN"/>
        </w:rPr>
        <w:t>Modern LLM based systems such as GitHub Copilot, Codex, AlphaCode, and Code Llama demonstrate strong capabilities in tasks like function completion, test generation, code translation, and even multi file program synthesis. Their widespread adoption in industry highlights both their practical utility and the importance of understanding their limitations.</w:t>
      </w:r>
    </w:p>
    <w:p w14:paraId="4B0824D5" w14:textId="77777777" w:rsidR="0041073B" w:rsidRDefault="00000000">
      <w:pPr>
        <w:pStyle w:val="BodyText"/>
        <w:spacing w:before="161" w:line="360" w:lineRule="auto"/>
        <w:ind w:left="283" w:right="140" w:firstLine="403"/>
        <w:jc w:val="both"/>
        <w:rPr>
          <w:lang w:val="en-IN"/>
        </w:rPr>
      </w:pPr>
      <w:r>
        <w:rPr>
          <w:lang w:val="en-IN"/>
        </w:rPr>
        <w:t xml:space="preserve">Despite these advances, LLM based code generation is not fully reliable. A key issue is hallucination the generation of code that appears correct but is logically flawed, non functional, or based on non existent APIs. These errors are often subtle and can have serious consequences in real world software systems. Therefore, understanding and detecting hallucinations in LLM generated code </w:t>
      </w:r>
      <w:r>
        <w:rPr>
          <w:lang w:val="en-IN"/>
        </w:rPr>
        <w:lastRenderedPageBreak/>
        <w:t>remains a critical area for research.</w:t>
      </w:r>
    </w:p>
    <w:p w14:paraId="1279E1D6" w14:textId="77777777" w:rsidR="0041073B" w:rsidRDefault="0041073B">
      <w:pPr>
        <w:pStyle w:val="BodyText"/>
        <w:spacing w:before="161" w:line="360" w:lineRule="auto"/>
        <w:ind w:left="283" w:right="140" w:firstLine="403"/>
        <w:jc w:val="both"/>
        <w:rPr>
          <w:lang w:val="en-IN"/>
        </w:rPr>
      </w:pPr>
    </w:p>
    <w:p w14:paraId="68D99C24" w14:textId="77777777" w:rsidR="0041073B" w:rsidRDefault="00000000">
      <w:pPr>
        <w:pStyle w:val="Heading1"/>
        <w:numPr>
          <w:ilvl w:val="1"/>
          <w:numId w:val="23"/>
        </w:numPr>
        <w:tabs>
          <w:tab w:val="left" w:pos="722"/>
        </w:tabs>
        <w:ind w:left="722" w:hanging="420"/>
      </w:pPr>
      <w:r>
        <w:rPr>
          <w:spacing w:val="-2"/>
        </w:rPr>
        <w:t>HALLUCINATIONS IN CODE GENERATIONS</w:t>
      </w:r>
    </w:p>
    <w:p w14:paraId="7F480344" w14:textId="77777777" w:rsidR="0041073B" w:rsidRDefault="00000000">
      <w:pPr>
        <w:pStyle w:val="BodyText"/>
        <w:spacing w:before="161" w:line="360" w:lineRule="auto"/>
        <w:ind w:left="283" w:right="142" w:firstLine="460"/>
        <w:jc w:val="both"/>
        <w:rPr>
          <w:lang w:val="en-IN"/>
        </w:rPr>
      </w:pPr>
      <w:r>
        <w:rPr>
          <w:lang w:val="en-IN"/>
        </w:rPr>
        <w:t>Despite the advancements in Large Language Models (LLMs) for code generation, ensuring the correctness and reliability of generated code remains a significant challenge. One of the major issues is hallucination, where the model produces syntactically correct but semantically incorrect code, including invalid API usage, logical inconsistencies, and runtime failures.</w:t>
      </w:r>
    </w:p>
    <w:p w14:paraId="08B24104" w14:textId="77777777" w:rsidR="0041073B" w:rsidRDefault="00000000">
      <w:pPr>
        <w:pStyle w:val="BodyText"/>
        <w:spacing w:before="161" w:line="360" w:lineRule="auto"/>
        <w:ind w:left="283" w:right="142" w:firstLine="460"/>
        <w:jc w:val="both"/>
        <w:rPr>
          <w:lang w:val="en-IN"/>
        </w:rPr>
      </w:pPr>
      <w:r>
        <w:rPr>
          <w:lang w:val="en-IN"/>
        </w:rPr>
        <w:t>Existing approaches such as prompt engineering, repeated sampling, supervised fine-tuning, and reinforcement learning from human feedback (RLHF) provide partial improvements. However, these methods do not guarantee program correctness and often fail to address deeper structural and execution level errors.</w:t>
      </w:r>
    </w:p>
    <w:p w14:paraId="3974ECED" w14:textId="77777777" w:rsidR="0041073B" w:rsidRDefault="00000000">
      <w:pPr>
        <w:pStyle w:val="BodyText"/>
        <w:spacing w:before="161" w:line="360" w:lineRule="auto"/>
        <w:ind w:left="283" w:right="142" w:firstLine="460"/>
        <w:jc w:val="both"/>
        <w:rPr>
          <w:lang w:val="en-IN"/>
        </w:rPr>
      </w:pPr>
      <w:r>
        <w:rPr>
          <w:lang w:val="en-IN"/>
        </w:rPr>
        <w:t>Another key challenge arises in real world environments where data required for improving model performance is distributed across multiple clients. Due to privacy and data ownership concerns, this data cannot be centrally collected for training. Traditional centralized learning approaches are therefore not suitable for such scenarios.</w:t>
      </w:r>
    </w:p>
    <w:p w14:paraId="55B21BF5" w14:textId="77777777" w:rsidR="0041073B" w:rsidRDefault="00000000">
      <w:pPr>
        <w:pStyle w:val="BodyText"/>
        <w:spacing w:before="161" w:line="360" w:lineRule="auto"/>
        <w:ind w:left="283" w:right="142" w:firstLine="460"/>
        <w:jc w:val="both"/>
        <w:rPr>
          <w:lang w:val="en-IN"/>
        </w:rPr>
      </w:pPr>
      <w:r>
        <w:rPr>
          <w:lang w:val="en-IN"/>
        </w:rPr>
        <w:t>Furthermore, standard federated learning methods, such as Federated Averaging (FedAvg), aggregate model updates based only on dataset size and do not consider the variation in error patterns across clients. This limits the model’s ability to effectively learn from diverse hallucination distributions.</w:t>
      </w:r>
    </w:p>
    <w:p w14:paraId="2CE77A5E" w14:textId="77777777" w:rsidR="0041073B" w:rsidRDefault="00000000">
      <w:pPr>
        <w:pStyle w:val="BodyText"/>
        <w:spacing w:before="161" w:line="360" w:lineRule="auto"/>
        <w:ind w:left="283" w:right="142" w:firstLine="460"/>
        <w:jc w:val="both"/>
        <w:rPr>
          <w:lang w:val="en-IN"/>
        </w:rPr>
      </w:pPr>
      <w:r>
        <w:rPr>
          <w:lang w:val="en-IN"/>
        </w:rPr>
        <w:t>These challenges highlight the need for a framework that ensures reliable code generation while enabling decentralized, privacy preserving learning with improved aggregation strategies.</w:t>
      </w:r>
    </w:p>
    <w:p w14:paraId="474E455C" w14:textId="77777777" w:rsidR="0041073B" w:rsidRDefault="0041073B"/>
    <w:p w14:paraId="20C7B2C4" w14:textId="77777777" w:rsidR="0041073B" w:rsidRDefault="0041073B"/>
    <w:p w14:paraId="2821C29A" w14:textId="77777777" w:rsidR="0041073B" w:rsidRDefault="0041073B"/>
    <w:p w14:paraId="323346AB" w14:textId="77777777" w:rsidR="0041073B" w:rsidRDefault="0041073B"/>
    <w:p w14:paraId="742AD4DA" w14:textId="77777777" w:rsidR="0041073B" w:rsidRDefault="00000000">
      <w:pPr>
        <w:pStyle w:val="Heading1"/>
        <w:numPr>
          <w:ilvl w:val="1"/>
          <w:numId w:val="23"/>
        </w:numPr>
        <w:tabs>
          <w:tab w:val="left" w:pos="722"/>
        </w:tabs>
        <w:ind w:left="722" w:hanging="420"/>
      </w:pPr>
      <w:r>
        <w:rPr>
          <w:spacing w:val="-2"/>
        </w:rPr>
        <w:lastRenderedPageBreak/>
        <w:t>FEDERATED LEARNING</w:t>
      </w:r>
    </w:p>
    <w:p w14:paraId="2A349B05" w14:textId="77777777" w:rsidR="0041073B" w:rsidRDefault="0041073B">
      <w:pPr>
        <w:pStyle w:val="BodyText"/>
        <w:spacing w:before="160" w:line="360" w:lineRule="auto"/>
        <w:ind w:left="283" w:right="142" w:firstLine="460"/>
        <w:jc w:val="both"/>
        <w:rPr>
          <w:lang w:val="en-IN"/>
        </w:rPr>
      </w:pPr>
    </w:p>
    <w:p w14:paraId="3F2BD0FA" w14:textId="77777777" w:rsidR="0041073B" w:rsidRDefault="00000000">
      <w:pPr>
        <w:pStyle w:val="BodyText"/>
        <w:spacing w:before="160" w:line="360" w:lineRule="auto"/>
        <w:ind w:left="283" w:right="142" w:firstLine="460"/>
        <w:jc w:val="both"/>
        <w:rPr>
          <w:lang w:val="en-IN"/>
        </w:rPr>
      </w:pPr>
      <w:r>
        <w:rPr>
          <w:lang w:val="en-IN"/>
        </w:rPr>
        <w:t>The limitations of existing code generation approaches highlight the need for a more robust and scalable solution that ensures both correctness and adaptability. While Large Language Models (LLMs) are capable of generating code efficiently, their outputs often lack reliability due to hallucinations and insufficient validation mechanisms.</w:t>
      </w:r>
    </w:p>
    <w:p w14:paraId="0EFCEF93" w14:textId="77777777" w:rsidR="0041073B" w:rsidRDefault="00000000">
      <w:pPr>
        <w:pStyle w:val="BodyText"/>
        <w:spacing w:before="160" w:line="360" w:lineRule="auto"/>
        <w:ind w:left="283" w:right="142" w:firstLine="460"/>
        <w:jc w:val="both"/>
        <w:rPr>
          <w:lang w:val="en-IN"/>
        </w:rPr>
      </w:pPr>
      <w:r>
        <w:rPr>
          <w:lang w:val="en-IN"/>
        </w:rPr>
        <w:t>At the same time, real world data required to improve model performance is distributed across multiple clients and cannot be centrally aggregated due to privacy and data ownership constraints. This creates a need for decentralized learning approaches that can utilize distributed data without compromising privacy.</w:t>
      </w:r>
    </w:p>
    <w:p w14:paraId="187F8B55" w14:textId="1EC6FFBA" w:rsidR="0041073B" w:rsidRDefault="00000000">
      <w:pPr>
        <w:pStyle w:val="BodyText"/>
        <w:spacing w:before="160" w:line="360" w:lineRule="auto"/>
        <w:ind w:left="283" w:right="142" w:firstLine="460"/>
        <w:jc w:val="both"/>
        <w:rPr>
          <w:lang w:val="en-IN"/>
        </w:rPr>
      </w:pPr>
      <w:r>
        <w:rPr>
          <w:lang w:val="en-IN"/>
        </w:rPr>
        <w:t xml:space="preserve">To address these challenges, a system is required that not only detects and corrects hallucinations but also enables collaborative learning across multiple clients. Furthermore, traditional federated learning approaches like </w:t>
      </w:r>
      <w:r w:rsidRPr="00BF1AAC">
        <w:rPr>
          <w:lang w:val="en-IN"/>
        </w:rPr>
        <w:t xml:space="preserve">FedAvg [3] </w:t>
      </w:r>
      <w:r>
        <w:rPr>
          <w:lang w:val="en-IN"/>
        </w:rPr>
        <w:t>are not sufficient, as they do not consider the variation in error patterns across different clients</w:t>
      </w:r>
      <w:r w:rsidR="00BF1AAC">
        <w:rPr>
          <w:lang w:val="en-IN"/>
        </w:rPr>
        <w:t>[9][13]</w:t>
      </w:r>
      <w:r>
        <w:rPr>
          <w:lang w:val="en-IN"/>
        </w:rPr>
        <w:t>. Hence, there is a need for an improved aggregation strategy that can effectively utilize error information during model updates.</w:t>
      </w:r>
    </w:p>
    <w:p w14:paraId="701106CE" w14:textId="77777777" w:rsidR="0041073B" w:rsidRDefault="00000000">
      <w:pPr>
        <w:pStyle w:val="BodyText"/>
        <w:spacing w:before="160" w:line="360" w:lineRule="auto"/>
        <w:ind w:left="283" w:right="142" w:firstLine="460"/>
        <w:jc w:val="both"/>
        <w:rPr>
          <w:lang w:val="en-IN"/>
        </w:rPr>
      </w:pPr>
      <w:r>
        <w:rPr>
          <w:lang w:val="en-IN"/>
        </w:rPr>
        <w:t>The proposed system addresses these requirements by combining hallucination aware processing with a federated learning framework and introducing an error aware aggregation method to enhance overall model performance</w:t>
      </w:r>
    </w:p>
    <w:p w14:paraId="583EFF40" w14:textId="77777777" w:rsidR="0041073B" w:rsidRDefault="0041073B"/>
    <w:p w14:paraId="03D3222E" w14:textId="77777777" w:rsidR="0041073B" w:rsidRDefault="0041073B"/>
    <w:p w14:paraId="55D2EFB7" w14:textId="77777777" w:rsidR="0041073B" w:rsidRDefault="0041073B"/>
    <w:p w14:paraId="18431161" w14:textId="77777777" w:rsidR="0041073B" w:rsidRDefault="00000000">
      <w:pPr>
        <w:pStyle w:val="Heading1"/>
        <w:numPr>
          <w:ilvl w:val="1"/>
          <w:numId w:val="23"/>
        </w:numPr>
        <w:tabs>
          <w:tab w:val="left" w:pos="722"/>
        </w:tabs>
        <w:ind w:left="722" w:hanging="420"/>
      </w:pPr>
      <w:r>
        <w:rPr>
          <w:spacing w:val="-2"/>
        </w:rPr>
        <w:t>PARAMETER EFFICENT FINE TUNING</w:t>
      </w:r>
    </w:p>
    <w:p w14:paraId="5FFE7E2B" w14:textId="77777777" w:rsidR="0041073B" w:rsidRDefault="0041073B">
      <w:pPr>
        <w:pStyle w:val="BodyText"/>
      </w:pPr>
    </w:p>
    <w:p w14:paraId="413B1FD9" w14:textId="7EE88CD3" w:rsidR="0041073B" w:rsidRDefault="00000000">
      <w:pPr>
        <w:pStyle w:val="BodyText"/>
        <w:spacing w:before="159" w:line="360" w:lineRule="auto"/>
        <w:ind w:left="283" w:right="139" w:firstLine="460"/>
        <w:jc w:val="both"/>
        <w:rPr>
          <w:lang w:val="en-IN"/>
        </w:rPr>
      </w:pPr>
      <w:r>
        <w:rPr>
          <w:lang w:val="en-IN"/>
        </w:rPr>
        <w:t xml:space="preserve">The scale of modern large language models ranging from millions to hundreds of billions of parameters makes full fine tuning computationally expensive and often impractical without large GPU infrastructure. It requires </w:t>
      </w:r>
      <w:r>
        <w:rPr>
          <w:lang w:val="en-IN"/>
        </w:rPr>
        <w:lastRenderedPageBreak/>
        <w:t>updating all parameters, storing gradients, and maintaining optimizer states, leading to significant memory and compute overhead. Parameter efficient fine tuning (PEFT) [</w:t>
      </w:r>
      <w:r w:rsidR="008C46E9">
        <w:rPr>
          <w:lang w:val="en-IN"/>
        </w:rPr>
        <w:t>5</w:t>
      </w:r>
      <w:r>
        <w:rPr>
          <w:lang w:val="en-IN"/>
        </w:rPr>
        <w:t>] addresses this by adapting a mostly frozen pre trained model using a small set of trainable parameters, significantly reducing resource requirements.</w:t>
      </w:r>
    </w:p>
    <w:p w14:paraId="144194B6" w14:textId="7C30C673" w:rsidR="0041073B" w:rsidRDefault="00000000">
      <w:pPr>
        <w:pStyle w:val="BodyText"/>
        <w:spacing w:before="159" w:line="360" w:lineRule="auto"/>
        <w:ind w:left="283" w:right="139" w:firstLine="460"/>
        <w:jc w:val="both"/>
        <w:rPr>
          <w:lang w:val="en-IN"/>
        </w:rPr>
      </w:pPr>
      <w:r>
        <w:rPr>
          <w:lang w:val="en-IN"/>
        </w:rPr>
        <w:t>Among PEFT methods, Low Rank Adaptation (LoRA) [</w:t>
      </w:r>
      <w:r w:rsidR="008C46E9">
        <w:rPr>
          <w:lang w:val="en-IN"/>
        </w:rPr>
        <w:t>11</w:t>
      </w:r>
      <w:r>
        <w:rPr>
          <w:lang w:val="en-IN"/>
        </w:rPr>
        <w:t xml:space="preserve">] used, representing weight updates as the product of two low rank matrices, thereby reducing trainable parameters. </w:t>
      </w:r>
      <w:r w:rsidRPr="008C46E9">
        <w:rPr>
          <w:lang w:val="en-IN"/>
        </w:rPr>
        <w:t>Other approaches include prefix/prompt tuning, which inject trainable vectors into inputs or hidden states, and adapter modules, which add small bottleneck layers within transformer blocks</w:t>
      </w:r>
      <w:r>
        <w:rPr>
          <w:lang w:val="en-IN"/>
        </w:rPr>
        <w:t>. These methods trade slight reductions in flexibility for major gains in efficiency.</w:t>
      </w:r>
    </w:p>
    <w:p w14:paraId="32F2CB88" w14:textId="77777777" w:rsidR="0041073B" w:rsidRDefault="00000000">
      <w:pPr>
        <w:pStyle w:val="BodyText"/>
        <w:spacing w:before="159" w:line="360" w:lineRule="auto"/>
        <w:ind w:left="283" w:right="139" w:firstLine="460"/>
        <w:jc w:val="both"/>
        <w:rPr>
          <w:lang w:val="en-IN"/>
        </w:rPr>
      </w:pPr>
      <w:r>
        <w:rPr>
          <w:lang w:val="en-IN"/>
        </w:rPr>
        <w:t>For code generating LLMs, PEFT is particularly valuable in reducing hallucinations, as it enables targeted fine tuning on curated datasets without overwriting general knowledge. This helps improve API correctness and generation reliability while preserving overall capability. When combined with federated learning, PEFT further reduces communication costs, since only lightweight adapter parameters need to be shared instead of full model updates.</w:t>
      </w:r>
    </w:p>
    <w:p w14:paraId="2776E9D6" w14:textId="77777777" w:rsidR="0041073B" w:rsidRDefault="0041073B"/>
    <w:p w14:paraId="17F590E2" w14:textId="77777777" w:rsidR="0041073B" w:rsidRDefault="0041073B"/>
    <w:p w14:paraId="42C3F549" w14:textId="77777777" w:rsidR="0041073B" w:rsidRDefault="00000000">
      <w:pPr>
        <w:pStyle w:val="Heading1"/>
        <w:numPr>
          <w:ilvl w:val="1"/>
          <w:numId w:val="23"/>
        </w:numPr>
        <w:tabs>
          <w:tab w:val="left" w:pos="722"/>
        </w:tabs>
        <w:ind w:left="722" w:hanging="420"/>
      </w:pPr>
      <w:r>
        <w:rPr>
          <w:spacing w:val="-2"/>
        </w:rPr>
        <w:t>PROBLEM STATEMENT</w:t>
      </w:r>
    </w:p>
    <w:p w14:paraId="72A5BA6C" w14:textId="77777777" w:rsidR="0041073B" w:rsidRDefault="0041073B">
      <w:pPr>
        <w:tabs>
          <w:tab w:val="left" w:pos="743"/>
        </w:tabs>
        <w:spacing w:before="16" w:line="360" w:lineRule="auto"/>
        <w:ind w:left="722" w:right="142"/>
        <w:rPr>
          <w:sz w:val="28"/>
          <w:lang w:val="en-IN"/>
        </w:rPr>
      </w:pPr>
    </w:p>
    <w:p w14:paraId="5AEDB752" w14:textId="77777777" w:rsidR="0041073B" w:rsidRDefault="00000000">
      <w:pPr>
        <w:tabs>
          <w:tab w:val="left" w:pos="743"/>
        </w:tabs>
        <w:spacing w:before="16" w:line="360" w:lineRule="auto"/>
        <w:ind w:left="283" w:right="142" w:firstLine="454"/>
        <w:jc w:val="both"/>
        <w:rPr>
          <w:sz w:val="28"/>
          <w:lang w:val="en-IN"/>
        </w:rPr>
      </w:pPr>
      <w:r>
        <w:rPr>
          <w:sz w:val="28"/>
          <w:lang w:val="en-IN"/>
        </w:rPr>
        <w:t>Large Language Models (LLMs) used for code generation often produce       hallucinated outputs, resulting in syntactically correct but semantically incorrect code. These inaccuracies reduce the reliability of such models in real world software development scenarios. While existing approaches attempt to improve performance through fine tuning and prompt engineering, they do not effectively leverage distributed data available across multiple clients.</w:t>
      </w:r>
    </w:p>
    <w:p w14:paraId="6C9EA8D1" w14:textId="77777777" w:rsidR="0041073B" w:rsidRDefault="0041073B">
      <w:pPr>
        <w:tabs>
          <w:tab w:val="left" w:pos="743"/>
        </w:tabs>
        <w:spacing w:before="16" w:line="360" w:lineRule="auto"/>
        <w:ind w:left="283" w:right="142" w:firstLine="454"/>
        <w:jc w:val="both"/>
        <w:rPr>
          <w:sz w:val="28"/>
          <w:lang w:val="en-IN"/>
        </w:rPr>
      </w:pPr>
    </w:p>
    <w:p w14:paraId="1DBF4693" w14:textId="77777777" w:rsidR="0041073B" w:rsidRDefault="00000000">
      <w:pPr>
        <w:tabs>
          <w:tab w:val="left" w:pos="743"/>
        </w:tabs>
        <w:spacing w:before="16" w:line="360" w:lineRule="auto"/>
        <w:ind w:left="283" w:right="142" w:firstLine="454"/>
        <w:jc w:val="both"/>
        <w:rPr>
          <w:sz w:val="28"/>
          <w:lang w:val="en-IN"/>
        </w:rPr>
      </w:pPr>
      <w:r>
        <w:rPr>
          <w:sz w:val="28"/>
          <w:lang w:val="en-IN"/>
        </w:rPr>
        <w:tab/>
        <w:t xml:space="preserve">In practical environments, data required for improving model performance is decentralized and cannot be shared due to privacy and ownership constraints. </w:t>
      </w:r>
      <w:r>
        <w:rPr>
          <w:sz w:val="28"/>
          <w:lang w:val="en-IN"/>
        </w:rPr>
        <w:lastRenderedPageBreak/>
        <w:t>Although federated learning provides a solution for decentralized training, traditional aggregation methods such as Federated Averaging (FedAvg) rely only on dataset size and fail to consider variations in error patterns across clients. This limits the model’s ability to learn effectively from diverse hallucination distributions.</w:t>
      </w:r>
    </w:p>
    <w:p w14:paraId="4E033790" w14:textId="77777777" w:rsidR="0041073B" w:rsidRDefault="0041073B">
      <w:pPr>
        <w:tabs>
          <w:tab w:val="left" w:pos="743"/>
        </w:tabs>
        <w:spacing w:before="16" w:line="360" w:lineRule="auto"/>
        <w:ind w:left="283" w:right="142" w:firstLine="454"/>
        <w:jc w:val="both"/>
        <w:rPr>
          <w:sz w:val="28"/>
          <w:lang w:val="en-IN"/>
        </w:rPr>
      </w:pPr>
    </w:p>
    <w:p w14:paraId="6C77780F" w14:textId="77777777" w:rsidR="0041073B" w:rsidRDefault="00000000">
      <w:pPr>
        <w:tabs>
          <w:tab w:val="left" w:pos="743"/>
        </w:tabs>
        <w:spacing w:before="16" w:line="360" w:lineRule="auto"/>
        <w:ind w:left="283" w:right="142" w:firstLine="454"/>
        <w:jc w:val="both"/>
        <w:rPr>
          <w:color w:val="365F91"/>
          <w:sz w:val="26"/>
          <w:szCs w:val="26"/>
        </w:rPr>
      </w:pPr>
      <w:r>
        <w:rPr>
          <w:sz w:val="28"/>
          <w:lang w:val="en-IN"/>
        </w:rPr>
        <w:tab/>
        <w:t>Therefore, there is a need for a privacy preserving framework that not only enables collaborative learning across distributed clients but also incorporates error aware aggregation strategies to improve the reliability and correctness of LLM based code generation.</w:t>
      </w:r>
      <w:bookmarkStart w:id="76" w:name="_TOC_250004"/>
      <w:bookmarkStart w:id="77" w:name="_TOC_250003"/>
      <w:bookmarkEnd w:id="76"/>
      <w:bookmarkEnd w:id="77"/>
    </w:p>
    <w:p w14:paraId="3E45D51B" w14:textId="77777777" w:rsidR="0041073B" w:rsidRDefault="0041073B">
      <w:pPr>
        <w:tabs>
          <w:tab w:val="left" w:pos="743"/>
        </w:tabs>
        <w:spacing w:before="16" w:line="360" w:lineRule="auto"/>
        <w:ind w:left="283" w:right="142" w:firstLine="454"/>
        <w:rPr>
          <w:color w:val="365F91"/>
          <w:sz w:val="26"/>
          <w:szCs w:val="26"/>
        </w:rPr>
      </w:pPr>
    </w:p>
    <w:p w14:paraId="180D37D1" w14:textId="77777777" w:rsidR="0041073B" w:rsidRDefault="00000000">
      <w:pPr>
        <w:pStyle w:val="Heading1"/>
        <w:numPr>
          <w:ilvl w:val="1"/>
          <w:numId w:val="23"/>
        </w:numPr>
        <w:tabs>
          <w:tab w:val="left" w:pos="722"/>
        </w:tabs>
        <w:ind w:left="722" w:hanging="420"/>
      </w:pPr>
      <w:r>
        <w:rPr>
          <w:spacing w:val="-2"/>
        </w:rPr>
        <w:t>OBJECTIVE</w:t>
      </w:r>
    </w:p>
    <w:p w14:paraId="4E22F995" w14:textId="77777777" w:rsidR="0041073B" w:rsidRDefault="0041073B">
      <w:pPr>
        <w:spacing w:line="355" w:lineRule="auto"/>
        <w:rPr>
          <w:sz w:val="28"/>
          <w:szCs w:val="28"/>
        </w:rPr>
      </w:pPr>
    </w:p>
    <w:p w14:paraId="2ECDACDC" w14:textId="77777777" w:rsidR="0041073B" w:rsidRDefault="00000000">
      <w:pPr>
        <w:widowControl/>
        <w:pBdr>
          <w:top w:val="nil"/>
          <w:left w:val="nil"/>
          <w:bottom w:val="nil"/>
          <w:right w:val="nil"/>
          <w:between w:val="nil"/>
        </w:pBdr>
        <w:spacing w:line="360" w:lineRule="auto"/>
        <w:ind w:left="283" w:firstLine="437"/>
        <w:jc w:val="both"/>
        <w:rPr>
          <w:sz w:val="28"/>
          <w:szCs w:val="28"/>
        </w:rPr>
      </w:pPr>
      <w:r>
        <w:rPr>
          <w:sz w:val="28"/>
          <w:szCs w:val="28"/>
        </w:rPr>
        <w:t>The primary objective of this project is to design, implement, and evaluate a federated learning based framework that improves the reliability of LLM based code generation through privacy preserving, error aware fine tuning. The specific goals of the project are:</w:t>
      </w:r>
    </w:p>
    <w:p w14:paraId="236D44B2" w14:textId="77777777" w:rsidR="0041073B" w:rsidRDefault="00000000">
      <w:pPr>
        <w:widowControl/>
        <w:numPr>
          <w:ilvl w:val="0"/>
          <w:numId w:val="27"/>
        </w:numPr>
        <w:pBdr>
          <w:top w:val="nil"/>
          <w:left w:val="nil"/>
          <w:bottom w:val="nil"/>
          <w:right w:val="nil"/>
          <w:between w:val="nil"/>
        </w:pBdr>
        <w:spacing w:line="360" w:lineRule="auto"/>
        <w:ind w:left="1003" w:firstLine="77"/>
        <w:jc w:val="both"/>
        <w:rPr>
          <w:sz w:val="28"/>
          <w:szCs w:val="28"/>
        </w:rPr>
      </w:pPr>
      <w:r>
        <w:rPr>
          <w:b/>
          <w:bCs/>
          <w:sz w:val="28"/>
          <w:szCs w:val="28"/>
        </w:rPr>
        <w:t>Objective 1:</w:t>
      </w:r>
      <w:r>
        <w:rPr>
          <w:sz w:val="28"/>
          <w:szCs w:val="28"/>
        </w:rPr>
        <w:t xml:space="preserve"> Develop a federated learning framework using LoRA based PEFT to enable collaborative LLM fine tuning across decentralized clients on private codebases while reducing computational and communication overhead.</w:t>
      </w:r>
    </w:p>
    <w:p w14:paraId="31F13329" w14:textId="77777777" w:rsidR="0041073B" w:rsidRDefault="00000000">
      <w:pPr>
        <w:widowControl/>
        <w:numPr>
          <w:ilvl w:val="0"/>
          <w:numId w:val="27"/>
        </w:numPr>
        <w:pBdr>
          <w:top w:val="nil"/>
          <w:left w:val="nil"/>
          <w:bottom w:val="nil"/>
          <w:right w:val="nil"/>
          <w:between w:val="nil"/>
        </w:pBdr>
        <w:spacing w:line="360" w:lineRule="auto"/>
        <w:ind w:left="1003" w:firstLine="77"/>
        <w:jc w:val="both"/>
        <w:rPr>
          <w:sz w:val="28"/>
          <w:szCs w:val="28"/>
        </w:rPr>
      </w:pPr>
      <w:r>
        <w:rPr>
          <w:b/>
          <w:bCs/>
          <w:sz w:val="28"/>
          <w:szCs w:val="28"/>
        </w:rPr>
        <w:t>Objective 2:</w:t>
      </w:r>
      <w:r>
        <w:rPr>
          <w:sz w:val="28"/>
          <w:szCs w:val="28"/>
        </w:rPr>
        <w:t xml:space="preserve"> Design a hallucination aware pipeline using static and dynamic program analysis to detect and classify syntactic, semantic, API related, and logical errors in generated code through a structured taxonomy.</w:t>
      </w:r>
    </w:p>
    <w:p w14:paraId="0D448536" w14:textId="77777777" w:rsidR="0041073B" w:rsidRDefault="00000000">
      <w:pPr>
        <w:widowControl/>
        <w:numPr>
          <w:ilvl w:val="0"/>
          <w:numId w:val="27"/>
        </w:numPr>
        <w:pBdr>
          <w:top w:val="nil"/>
          <w:left w:val="nil"/>
          <w:bottom w:val="nil"/>
          <w:right w:val="nil"/>
          <w:between w:val="nil"/>
        </w:pBdr>
        <w:spacing w:line="360" w:lineRule="auto"/>
        <w:ind w:left="1003" w:firstLine="77"/>
        <w:jc w:val="both"/>
        <w:rPr>
          <w:sz w:val="28"/>
          <w:szCs w:val="28"/>
        </w:rPr>
      </w:pPr>
      <w:r>
        <w:rPr>
          <w:b/>
          <w:bCs/>
          <w:sz w:val="28"/>
          <w:szCs w:val="28"/>
        </w:rPr>
        <w:t>Objective 3:</w:t>
      </w:r>
      <w:r>
        <w:rPr>
          <w:sz w:val="28"/>
          <w:szCs w:val="28"/>
        </w:rPr>
        <w:t xml:space="preserve"> Propose Federated Error Average, a novel error aware aggregation strategy that incorporates client side hallucination error distributions to enhance global model robustness over heterogeneous, non-IID data.</w:t>
      </w:r>
    </w:p>
    <w:p w14:paraId="18B72FE0" w14:textId="77777777" w:rsidR="0041073B" w:rsidRDefault="00000000">
      <w:pPr>
        <w:widowControl/>
        <w:numPr>
          <w:ilvl w:val="0"/>
          <w:numId w:val="27"/>
        </w:numPr>
        <w:pBdr>
          <w:top w:val="nil"/>
          <w:left w:val="nil"/>
          <w:bottom w:val="nil"/>
          <w:right w:val="nil"/>
          <w:between w:val="nil"/>
        </w:pBdr>
        <w:spacing w:line="360" w:lineRule="auto"/>
        <w:ind w:left="1003" w:firstLine="77"/>
        <w:jc w:val="both"/>
        <w:rPr>
          <w:sz w:val="28"/>
          <w:szCs w:val="28"/>
        </w:rPr>
      </w:pPr>
      <w:r>
        <w:rPr>
          <w:b/>
          <w:bCs/>
          <w:sz w:val="28"/>
          <w:szCs w:val="28"/>
        </w:rPr>
        <w:t>Objective 4:</w:t>
      </w:r>
      <w:r>
        <w:rPr>
          <w:sz w:val="28"/>
          <w:szCs w:val="28"/>
        </w:rPr>
        <w:t xml:space="preserve"> Evaluate the proposed framework on benchmark datasets using pass@k and hallucination metrics to validate improvements in </w:t>
      </w:r>
      <w:r>
        <w:rPr>
          <w:sz w:val="28"/>
          <w:szCs w:val="28"/>
        </w:rPr>
        <w:lastRenderedPageBreak/>
        <w:t>functional correctness and reductions in hallucination frequency and severity.</w:t>
      </w:r>
    </w:p>
    <w:p w14:paraId="46B47440" w14:textId="77777777" w:rsidR="0041073B" w:rsidRDefault="0041073B">
      <w:pPr>
        <w:spacing w:line="355" w:lineRule="auto"/>
        <w:rPr>
          <w:sz w:val="28"/>
          <w:szCs w:val="28"/>
          <w:lang w:val="en-IN"/>
        </w:rPr>
      </w:pPr>
    </w:p>
    <w:p w14:paraId="13DC86DB" w14:textId="77777777" w:rsidR="0041073B" w:rsidRDefault="00000000">
      <w:pPr>
        <w:pStyle w:val="Heading1"/>
        <w:numPr>
          <w:ilvl w:val="1"/>
          <w:numId w:val="23"/>
        </w:numPr>
        <w:tabs>
          <w:tab w:val="left" w:pos="722"/>
        </w:tabs>
        <w:ind w:left="722" w:hanging="420"/>
        <w:rPr>
          <w:color w:val="000000"/>
          <w:spacing w:val="-2"/>
        </w:rPr>
      </w:pPr>
      <w:r>
        <w:rPr>
          <w:color w:val="000000"/>
          <w:spacing w:val="-2"/>
        </w:rPr>
        <w:t>ORGANIZATION OF THE REPORT</w:t>
      </w:r>
    </w:p>
    <w:p w14:paraId="0E2E3D9A" w14:textId="77777777" w:rsidR="0041073B" w:rsidRDefault="0041073B">
      <w:pPr>
        <w:spacing w:line="355" w:lineRule="auto"/>
        <w:rPr>
          <w:color w:val="FF0000"/>
          <w:sz w:val="28"/>
          <w:szCs w:val="28"/>
        </w:rPr>
      </w:pPr>
    </w:p>
    <w:p w14:paraId="1EFDFFB5" w14:textId="77777777" w:rsidR="0041073B" w:rsidRDefault="00000000">
      <w:pPr>
        <w:numPr>
          <w:ilvl w:val="0"/>
          <w:numId w:val="27"/>
        </w:numPr>
        <w:spacing w:line="355" w:lineRule="auto"/>
        <w:ind w:left="1003" w:firstLine="77"/>
        <w:jc w:val="both"/>
        <w:rPr>
          <w:color w:val="000000"/>
          <w:sz w:val="28"/>
          <w:szCs w:val="28"/>
        </w:rPr>
      </w:pPr>
      <w:r>
        <w:rPr>
          <w:b/>
          <w:bCs/>
          <w:color w:val="000000"/>
          <w:sz w:val="28"/>
          <w:szCs w:val="28"/>
        </w:rPr>
        <w:t>Chapter 1</w:t>
      </w:r>
      <w:r>
        <w:rPr>
          <w:color w:val="000000"/>
          <w:sz w:val="28"/>
          <w:szCs w:val="28"/>
        </w:rPr>
        <w:t xml:space="preserve"> introduces the role of LLM’s in code generation and the issues caused by hallucinations. It then discusses the challenges of handling diverse error patterns in distributed settings and the limitations of standard Federated Averaging. The chapter presents parameter efficient fine tuning using LoRA as a practical approach, and concludes with the problem statement and the project objectives, including hallucination detection, federated LoRA fine tuning, the Federated Error Average strategy, and evaluation metrics.</w:t>
      </w:r>
    </w:p>
    <w:p w14:paraId="11479687" w14:textId="77777777" w:rsidR="0041073B" w:rsidRDefault="00000000">
      <w:pPr>
        <w:numPr>
          <w:ilvl w:val="0"/>
          <w:numId w:val="27"/>
        </w:numPr>
        <w:spacing w:line="355" w:lineRule="auto"/>
        <w:ind w:left="1003" w:firstLine="77"/>
        <w:jc w:val="both"/>
        <w:rPr>
          <w:color w:val="000000"/>
          <w:sz w:val="28"/>
          <w:szCs w:val="28"/>
        </w:rPr>
      </w:pPr>
      <w:r>
        <w:rPr>
          <w:b/>
          <w:bCs/>
          <w:color w:val="000000"/>
          <w:sz w:val="28"/>
          <w:szCs w:val="28"/>
          <w:lang w:val="en-IN"/>
        </w:rPr>
        <w:t>Chapter 2</w:t>
      </w:r>
      <w:r>
        <w:rPr>
          <w:color w:val="000000"/>
          <w:sz w:val="28"/>
          <w:szCs w:val="28"/>
          <w:lang w:val="en-IN"/>
        </w:rPr>
        <w:t xml:space="preserve"> </w:t>
      </w:r>
      <w:r>
        <w:rPr>
          <w:color w:val="000000"/>
          <w:sz w:val="28"/>
          <w:szCs w:val="28"/>
        </w:rPr>
        <w:t>provides a literature survey of works on LLM based code generation, hallucination detection and mitigation, efficient fine tuning, and federated learning. It reviews the approaches and identifies key gaps such as limited integration of execution based detection, lack of error aware aggregation, and challenges in decentralized settings that motivate the proposed framework.</w:t>
      </w:r>
    </w:p>
    <w:p w14:paraId="02666F5F" w14:textId="77777777" w:rsidR="0041073B" w:rsidRDefault="00000000">
      <w:pPr>
        <w:numPr>
          <w:ilvl w:val="0"/>
          <w:numId w:val="27"/>
        </w:numPr>
        <w:spacing w:line="355" w:lineRule="auto"/>
        <w:ind w:left="1003" w:firstLine="77"/>
        <w:jc w:val="both"/>
        <w:rPr>
          <w:color w:val="000000"/>
          <w:sz w:val="28"/>
          <w:szCs w:val="28"/>
        </w:rPr>
      </w:pPr>
      <w:r>
        <w:rPr>
          <w:b/>
          <w:bCs/>
          <w:color w:val="000000"/>
          <w:sz w:val="28"/>
          <w:szCs w:val="28"/>
          <w:lang w:val="en-IN"/>
        </w:rPr>
        <w:t xml:space="preserve">Chapter 3 </w:t>
      </w:r>
      <w:r>
        <w:rPr>
          <w:color w:val="000000"/>
          <w:sz w:val="28"/>
          <w:szCs w:val="28"/>
          <w:lang w:val="en-IN"/>
        </w:rPr>
        <w:t>presents the architecture of the proposed hallucination aware federated framework. It describes the client side pipeline for code generation, static and dynamic analysis, and dataset creation, along with the server side aggregation using LoRA adapters. The chapter also outlines the Federated Error Average strategy for error aware aggregation.</w:t>
      </w:r>
    </w:p>
    <w:p w14:paraId="2ECB3713" w14:textId="77777777" w:rsidR="0041073B" w:rsidRDefault="00000000">
      <w:pPr>
        <w:numPr>
          <w:ilvl w:val="0"/>
          <w:numId w:val="27"/>
        </w:numPr>
        <w:spacing w:line="355" w:lineRule="auto"/>
        <w:ind w:left="1003" w:firstLine="77"/>
        <w:jc w:val="both"/>
        <w:rPr>
          <w:color w:val="000000"/>
          <w:sz w:val="28"/>
          <w:szCs w:val="28"/>
        </w:rPr>
      </w:pPr>
      <w:r>
        <w:rPr>
          <w:b/>
          <w:bCs/>
          <w:color w:val="000000"/>
          <w:sz w:val="28"/>
          <w:szCs w:val="28"/>
          <w:lang w:val="en-IN"/>
        </w:rPr>
        <w:t xml:space="preserve">Chapter 4 </w:t>
      </w:r>
      <w:r>
        <w:rPr>
          <w:color w:val="000000"/>
          <w:sz w:val="28"/>
          <w:szCs w:val="28"/>
          <w:lang w:val="en-IN"/>
        </w:rPr>
        <w:t>details the implementation of the system, including datasets, tools, and model configuration. It covers the integration of detection modules, dataset construction, LoRA fine tuning setup, and federated aggregation using both Federated Average and Federated Error Average, along with the evaluation setup for generalization.</w:t>
      </w:r>
    </w:p>
    <w:p w14:paraId="450CAA26" w14:textId="77777777" w:rsidR="0041073B" w:rsidRDefault="00000000">
      <w:pPr>
        <w:numPr>
          <w:ilvl w:val="0"/>
          <w:numId w:val="27"/>
        </w:numPr>
        <w:spacing w:line="355" w:lineRule="auto"/>
        <w:ind w:left="1003" w:firstLine="77"/>
        <w:jc w:val="both"/>
        <w:rPr>
          <w:color w:val="000000"/>
          <w:sz w:val="28"/>
          <w:szCs w:val="28"/>
        </w:rPr>
      </w:pPr>
      <w:r>
        <w:rPr>
          <w:b/>
          <w:bCs/>
          <w:color w:val="000000"/>
          <w:sz w:val="28"/>
          <w:szCs w:val="28"/>
          <w:lang w:val="en-IN"/>
        </w:rPr>
        <w:t xml:space="preserve">Chapter 5 </w:t>
      </w:r>
      <w:r>
        <w:rPr>
          <w:color w:val="000000"/>
          <w:sz w:val="28"/>
          <w:szCs w:val="28"/>
          <w:lang w:val="en-IN"/>
        </w:rPr>
        <w:t xml:space="preserve">presents the results and evaluation across HumanEval, </w:t>
      </w:r>
      <w:r>
        <w:rPr>
          <w:color w:val="000000"/>
          <w:sz w:val="28"/>
          <w:szCs w:val="28"/>
          <w:lang w:val="en-IN"/>
        </w:rPr>
        <w:lastRenderedPageBreak/>
        <w:t>MBPP, and DS1000. It compares baseline, FedAvg, and Federated Error Avgerage approaches using hallucination counts, pass rates, and CodeBLEU scores, highlighting improvements and remaining limitations.</w:t>
      </w:r>
    </w:p>
    <w:p w14:paraId="11E840E9" w14:textId="77777777" w:rsidR="0041073B" w:rsidRDefault="00000000">
      <w:pPr>
        <w:widowControl/>
        <w:numPr>
          <w:ilvl w:val="0"/>
          <w:numId w:val="27"/>
        </w:numPr>
        <w:pBdr>
          <w:top w:val="nil"/>
          <w:left w:val="nil"/>
          <w:bottom w:val="nil"/>
          <w:right w:val="nil"/>
          <w:between w:val="nil"/>
        </w:pBdr>
        <w:spacing w:line="360" w:lineRule="auto"/>
        <w:ind w:left="1003" w:firstLine="77"/>
        <w:jc w:val="both"/>
        <w:rPr>
          <w:color w:val="000000"/>
          <w:sz w:val="28"/>
          <w:szCs w:val="28"/>
        </w:rPr>
      </w:pPr>
      <w:r>
        <w:rPr>
          <w:b/>
          <w:bCs/>
          <w:color w:val="000000"/>
          <w:sz w:val="28"/>
          <w:szCs w:val="28"/>
          <w:lang w:val="en-IN"/>
        </w:rPr>
        <w:t xml:space="preserve">Chapter 6 </w:t>
      </w:r>
      <w:r>
        <w:rPr>
          <w:color w:val="000000"/>
          <w:sz w:val="28"/>
          <w:szCs w:val="28"/>
        </w:rPr>
        <w:t>concludes the work by summarizing the contributions in hallucination aware training and federated aggregation. It also outlines future directions such as scaling to larger models, improving repair mechanisms, and extending the framework to more complex datasets and multi round training.</w:t>
      </w:r>
    </w:p>
    <w:p w14:paraId="160EDA9A" w14:textId="77777777" w:rsidR="0041073B" w:rsidRDefault="0041073B">
      <w:pPr>
        <w:spacing w:line="355" w:lineRule="auto"/>
        <w:rPr>
          <w:sz w:val="28"/>
          <w:szCs w:val="28"/>
          <w:lang w:val="en-IN"/>
        </w:rPr>
      </w:pPr>
    </w:p>
    <w:p w14:paraId="52E50303" w14:textId="77777777" w:rsidR="0041073B" w:rsidRDefault="0041073B">
      <w:pPr>
        <w:spacing w:line="355" w:lineRule="auto"/>
        <w:rPr>
          <w:sz w:val="28"/>
          <w:lang w:val="en-IN"/>
        </w:rPr>
      </w:pPr>
    </w:p>
    <w:p w14:paraId="36B1655A" w14:textId="77777777" w:rsidR="0041073B" w:rsidRDefault="0041073B">
      <w:pPr>
        <w:sectPr w:rsidR="0041073B">
          <w:headerReference w:type="default" r:id="rId22"/>
          <w:footerReference w:type="default" r:id="rId23"/>
          <w:pgSz w:w="11920" w:h="16850"/>
          <w:pgMar w:top="1360" w:right="1133" w:bottom="1200" w:left="1417" w:header="0" w:footer="1012" w:gutter="0"/>
          <w:pgNumType w:start="1"/>
          <w:cols w:space="720"/>
        </w:sectPr>
      </w:pPr>
    </w:p>
    <w:p w14:paraId="4E8A10AD" w14:textId="77777777" w:rsidR="0041073B" w:rsidRDefault="00000000">
      <w:pPr>
        <w:pStyle w:val="Heading1"/>
        <w:spacing w:before="77" w:line="398" w:lineRule="auto"/>
        <w:ind w:left="2904" w:right="2732" w:firstLine="720"/>
      </w:pPr>
      <w:r>
        <w:lastRenderedPageBreak/>
        <w:t xml:space="preserve">CHAPTER 2 </w:t>
      </w:r>
    </w:p>
    <w:p w14:paraId="21AE94AA" w14:textId="77777777" w:rsidR="0041073B" w:rsidRDefault="00000000">
      <w:pPr>
        <w:pStyle w:val="Heading1"/>
        <w:spacing w:before="77" w:line="398" w:lineRule="auto"/>
        <w:ind w:left="2904" w:right="2732" w:firstLine="0"/>
      </w:pPr>
      <w:r>
        <w:t>LITERATURE</w:t>
      </w:r>
      <w:r>
        <w:rPr>
          <w:spacing w:val="-18"/>
        </w:rPr>
        <w:t xml:space="preserve"> </w:t>
      </w:r>
      <w:r>
        <w:t>SURVEY</w:t>
      </w:r>
    </w:p>
    <w:p w14:paraId="418A131A" w14:textId="77777777" w:rsidR="0041073B" w:rsidRDefault="00000000">
      <w:pPr>
        <w:spacing w:before="360" w:after="80" w:line="360" w:lineRule="auto"/>
        <w:jc w:val="both"/>
        <w:rPr>
          <w:sz w:val="28"/>
          <w:szCs w:val="28"/>
          <w:lang w:eastAsia="en-IN"/>
        </w:rPr>
      </w:pPr>
      <w:r>
        <w:rPr>
          <w:sz w:val="28"/>
          <w:szCs w:val="28"/>
          <w:lang w:eastAsia="en-IN"/>
        </w:rPr>
        <w:t>This chapter presents a comprehensive review of existing research relevant to federated learning for LLM code generation with hallucination aware fine-tuning. The survey is organized into four thematic sections: (2.1) Code Generation and Reliability of LLM Outputs; (2.2) Hallucination Detection and Mitigation Techniques; (2.3) Efficient Fine-Tuning of Code Generation Models; and (2.4) Federated Learning and Aggregation Strategies; followed by (2.5) Summary of Literature and Research Gap.</w:t>
      </w:r>
    </w:p>
    <w:p w14:paraId="690BA203" w14:textId="7BBE524F" w:rsidR="0041073B" w:rsidRDefault="00000000" w:rsidP="006A20A1">
      <w:pPr>
        <w:spacing w:before="360" w:after="80" w:line="360" w:lineRule="auto"/>
        <w:ind w:left="-142"/>
        <w:jc w:val="both"/>
        <w:rPr>
          <w:b/>
          <w:bCs/>
          <w:sz w:val="30"/>
          <w:szCs w:val="30"/>
          <w:lang w:eastAsia="en-IN"/>
        </w:rPr>
      </w:pPr>
      <w:r>
        <w:rPr>
          <w:b/>
          <w:bCs/>
          <w:sz w:val="30"/>
          <w:szCs w:val="30"/>
          <w:lang w:val="en-GB" w:eastAsia="en-IN"/>
        </w:rPr>
        <w:t xml:space="preserve">  2.1</w:t>
      </w:r>
      <w:r w:rsidR="006A20A1">
        <w:rPr>
          <w:b/>
          <w:bCs/>
          <w:sz w:val="30"/>
          <w:szCs w:val="30"/>
          <w:lang w:val="en-GB" w:eastAsia="en-IN"/>
        </w:rPr>
        <w:t xml:space="preserve"> </w:t>
      </w:r>
      <w:r>
        <w:rPr>
          <w:b/>
          <w:bCs/>
          <w:sz w:val="30"/>
          <w:szCs w:val="30"/>
          <w:lang w:eastAsia="en-IN"/>
        </w:rPr>
        <w:t>Code Generation and Reliability of LLM Outputs</w:t>
      </w:r>
    </w:p>
    <w:p w14:paraId="7E53378F" w14:textId="77777777" w:rsidR="0041073B" w:rsidRDefault="00000000">
      <w:pPr>
        <w:spacing w:before="240" w:after="240" w:line="360" w:lineRule="auto"/>
        <w:ind w:left="170" w:firstLine="550"/>
        <w:jc w:val="both"/>
        <w:rPr>
          <w:sz w:val="28"/>
          <w:szCs w:val="28"/>
          <w:lang w:eastAsia="en-IN"/>
        </w:rPr>
      </w:pPr>
      <w:r>
        <w:rPr>
          <w:sz w:val="28"/>
          <w:szCs w:val="28"/>
          <w:lang w:eastAsia="en-IN"/>
        </w:rPr>
        <w:t>Prompt engineering and evaluation of LLM-generated code focus on understanding how input design, self-verification, and testing strategies influence code quality and reliability. This area examines the strengths and limitations of prompting .</w:t>
      </w:r>
    </w:p>
    <w:p w14:paraId="2800AD7D" w14:textId="77777777" w:rsidR="006A20A1" w:rsidRPr="006A20A1" w:rsidRDefault="00000000" w:rsidP="006A20A1">
      <w:pPr>
        <w:pStyle w:val="Heading3"/>
        <w:rPr>
          <w:rFonts w:asciiTheme="majorHAnsi" w:hAnsiTheme="majorHAnsi" w:cstheme="majorHAnsi"/>
          <w:b/>
          <w:bCs/>
          <w:color w:val="auto"/>
        </w:rPr>
      </w:pPr>
      <w:r w:rsidRPr="006A20A1">
        <w:rPr>
          <w:rFonts w:asciiTheme="majorHAnsi" w:hAnsiTheme="majorHAnsi" w:cstheme="majorHAnsi"/>
          <w:b/>
          <w:bCs/>
          <w:color w:val="auto"/>
          <w:sz w:val="28"/>
          <w:szCs w:val="28"/>
        </w:rPr>
        <w:t>The Impact of Prompt Programming on Function-Level Code Generation</w:t>
      </w:r>
    </w:p>
    <w:p w14:paraId="2AF36D02" w14:textId="77777777" w:rsidR="006A20A1" w:rsidRDefault="006A20A1" w:rsidP="006A20A1">
      <w:pPr>
        <w:spacing w:line="360" w:lineRule="auto"/>
        <w:jc w:val="both"/>
        <w:rPr>
          <w:b/>
          <w:bCs/>
          <w:sz w:val="28"/>
          <w:szCs w:val="28"/>
          <w:lang w:eastAsia="en-IN"/>
        </w:rPr>
      </w:pPr>
    </w:p>
    <w:p w14:paraId="59876D6C" w14:textId="35B74169" w:rsidR="0041073B" w:rsidRPr="002210A3" w:rsidRDefault="00000000" w:rsidP="006A20A1">
      <w:pPr>
        <w:spacing w:line="360" w:lineRule="auto"/>
        <w:ind w:firstLine="720"/>
        <w:jc w:val="both"/>
        <w:rPr>
          <w:b/>
          <w:bCs/>
          <w:sz w:val="28"/>
          <w:szCs w:val="28"/>
          <w:lang w:eastAsia="en-IN"/>
        </w:rPr>
      </w:pPr>
      <w:r>
        <w:rPr>
          <w:sz w:val="28"/>
          <w:szCs w:val="28"/>
          <w:lang w:eastAsia="en-IN"/>
        </w:rPr>
        <w:t>Khojah et al. [</w:t>
      </w:r>
      <w:r w:rsidR="00B50770">
        <w:rPr>
          <w:sz w:val="28"/>
          <w:szCs w:val="28"/>
          <w:lang w:eastAsia="en-IN"/>
        </w:rPr>
        <w:t>2</w:t>
      </w:r>
      <w:r>
        <w:rPr>
          <w:sz w:val="28"/>
          <w:szCs w:val="28"/>
          <w:lang w:eastAsia="en-IN"/>
        </w:rPr>
        <w:t xml:space="preserve">] analyzed the impact of prompt programming on function-level code generation using the CodePromptEval benchmark of 7,072 prompts across five techniques (few-shot, chain-of-thought, persona, function signature, and package context) on 221 real-world Python functions. Through a controlled empirical study varying prompt structures to measure syntactic correctness, functional accuracy, and complexity, the researchers aimed to isolate prompt engineering effects from underlying model capacity. While structured prompts reduced minor surface-level errors, the study concludes that prompt engineering remains highly sensitive to task type, lacks robustness across diverse tasks, and does not eliminate deeper logical or semantic errors or address hallucination </w:t>
      </w:r>
      <w:r>
        <w:rPr>
          <w:sz w:val="28"/>
          <w:szCs w:val="28"/>
          <w:lang w:eastAsia="en-IN"/>
        </w:rPr>
        <w:lastRenderedPageBreak/>
        <w:t>systematically findings that directly motivate combining prompts with automated detection and federated adaptation in our Fed-Error Average pipeline.</w:t>
      </w:r>
    </w:p>
    <w:p w14:paraId="23DF699A" w14:textId="77777777" w:rsidR="006A20A1" w:rsidRDefault="00000000">
      <w:pPr>
        <w:spacing w:before="240" w:after="240" w:line="360" w:lineRule="auto"/>
        <w:ind w:left="170" w:hanging="170"/>
        <w:jc w:val="both"/>
        <w:rPr>
          <w:b/>
          <w:bCs/>
          <w:sz w:val="28"/>
          <w:szCs w:val="28"/>
          <w:lang w:eastAsia="en-IN"/>
        </w:rPr>
      </w:pPr>
      <w:r>
        <w:rPr>
          <w:b/>
          <w:bCs/>
          <w:sz w:val="28"/>
          <w:szCs w:val="28"/>
          <w:lang w:eastAsia="en-IN"/>
        </w:rPr>
        <w:t xml:space="preserve"> Fight Fire With Fire: Trustworthiness of ChatGPT on Code Tasks</w:t>
      </w:r>
    </w:p>
    <w:p w14:paraId="5E8E7B43" w14:textId="0C8E6311" w:rsidR="0041073B" w:rsidRDefault="00000000" w:rsidP="006A20A1">
      <w:pPr>
        <w:spacing w:before="240" w:after="240" w:line="360" w:lineRule="auto"/>
        <w:ind w:left="170" w:firstLine="550"/>
        <w:jc w:val="both"/>
        <w:rPr>
          <w:b/>
          <w:bCs/>
          <w:sz w:val="28"/>
          <w:szCs w:val="28"/>
          <w:lang w:eastAsia="en-IN"/>
        </w:rPr>
      </w:pPr>
      <w:r>
        <w:rPr>
          <w:sz w:val="28"/>
          <w:szCs w:val="28"/>
          <w:lang w:eastAsia="en-IN"/>
        </w:rPr>
        <w:t>Yu et al. [</w:t>
      </w:r>
      <w:r w:rsidR="00B50770">
        <w:rPr>
          <w:sz w:val="28"/>
          <w:szCs w:val="28"/>
          <w:lang w:eastAsia="en-IN"/>
        </w:rPr>
        <w:t>10</w:t>
      </w:r>
      <w:r>
        <w:rPr>
          <w:sz w:val="28"/>
          <w:szCs w:val="28"/>
          <w:lang w:eastAsia="en-IN"/>
        </w:rPr>
        <w:t>] evaluated ChatGPT's self-verification capability across code generation, completion, and program repair using three prompting strategies (direct question, guiding question, and test report prompting), measuring accuracy, precision, recall, and F1-score while specifically analyzing self-contradictory hallucinations. The findings reveal that model performance varies significantly across datasets and task complexity, with ChatGPT frequently overestimating the correctness of its own outputs leading to low recall in direct self-verification and when test reports improve recall, precision is often reduced. The study highlights the presence of hallucinations and inconsistencies but does not propose a concrete mitigation framework, underscoring the need for an error-aware federated fine-tuning pipeline.</w:t>
      </w:r>
    </w:p>
    <w:p w14:paraId="1B1B9CEC" w14:textId="4F689A02" w:rsidR="0041073B" w:rsidRDefault="00000000" w:rsidP="006A20A1">
      <w:pPr>
        <w:spacing w:before="240" w:after="240" w:line="360" w:lineRule="auto"/>
        <w:jc w:val="both"/>
        <w:rPr>
          <w:b/>
          <w:bCs/>
          <w:sz w:val="28"/>
          <w:szCs w:val="28"/>
          <w:lang w:eastAsia="en-IN"/>
        </w:rPr>
      </w:pPr>
      <w:r>
        <w:rPr>
          <w:b/>
          <w:bCs/>
          <w:sz w:val="28"/>
          <w:szCs w:val="28"/>
          <w:lang w:eastAsia="en-IN"/>
        </w:rPr>
        <w:t xml:space="preserve"> No Need to Lift a Finger Anymore? Assessing the Quality of Code  Generation by ChatGPT</w:t>
      </w:r>
    </w:p>
    <w:p w14:paraId="0D5FCC93" w14:textId="0903CC54" w:rsidR="0041073B" w:rsidRDefault="00000000" w:rsidP="006A20A1">
      <w:pPr>
        <w:spacing w:before="240" w:after="240" w:line="360" w:lineRule="auto"/>
        <w:ind w:left="170" w:firstLine="550"/>
        <w:jc w:val="both"/>
        <w:rPr>
          <w:b/>
          <w:bCs/>
          <w:sz w:val="28"/>
          <w:szCs w:val="28"/>
          <w:lang w:eastAsia="en-IN"/>
        </w:rPr>
      </w:pPr>
      <w:r>
        <w:rPr>
          <w:sz w:val="28"/>
          <w:szCs w:val="28"/>
          <w:lang w:eastAsia="en-IN"/>
        </w:rPr>
        <w:t>Liu et al. [</w:t>
      </w:r>
      <w:r w:rsidR="00B50770">
        <w:rPr>
          <w:sz w:val="28"/>
          <w:szCs w:val="28"/>
          <w:lang w:eastAsia="en-IN"/>
        </w:rPr>
        <w:t>4</w:t>
      </w:r>
      <w:r>
        <w:rPr>
          <w:sz w:val="28"/>
          <w:szCs w:val="28"/>
          <w:lang w:eastAsia="en-IN"/>
        </w:rPr>
        <w:t xml:space="preserve">] conducted a large-scale assessment of LLM-generated code quality covering 728 LeetCode algorithm problems and 54 Common Weakness Enumeration (CWE) security scenarios across five programming languages, using the LeetCode judge system for functional correctness and CodeQL for static security analysis while exploring multi-round dialog-based fixing with iterative feedback. The study found that while LLM outputs are often syntactically correct, they frequently fail functionally due to logical errors and incorrect assumptions, with ChatGPT performing significantly better on problems published before 2021 indicating reliance on memorized patterns rather than genuine reasoning and the dialog based fixing process showing limited effectiveness for logically complex problems, highlighting reasoning limitations without providing mechanisms for </w:t>
      </w:r>
      <w:r>
        <w:rPr>
          <w:sz w:val="28"/>
          <w:szCs w:val="28"/>
          <w:lang w:eastAsia="en-IN"/>
        </w:rPr>
        <w:lastRenderedPageBreak/>
        <w:t>correcting hallucinated outputs or pooling evidence across distributed clients.</w:t>
      </w:r>
    </w:p>
    <w:p w14:paraId="0197A971" w14:textId="77777777" w:rsidR="006A20A1" w:rsidRPr="006A20A1" w:rsidRDefault="00000000" w:rsidP="006A20A1">
      <w:pPr>
        <w:pStyle w:val="Heading3"/>
        <w:rPr>
          <w:rFonts w:asciiTheme="majorHAnsi" w:hAnsiTheme="majorHAnsi" w:cstheme="majorHAnsi"/>
          <w:b/>
          <w:bCs/>
          <w:lang w:eastAsia="en-IN"/>
        </w:rPr>
      </w:pPr>
      <w:r w:rsidRPr="006A20A1">
        <w:rPr>
          <w:rFonts w:asciiTheme="majorHAnsi" w:hAnsiTheme="majorHAnsi" w:cstheme="majorHAnsi"/>
          <w:b/>
          <w:bCs/>
          <w:color w:val="auto"/>
          <w:sz w:val="28"/>
          <w:szCs w:val="28"/>
          <w:lang w:eastAsia="en-IN"/>
        </w:rPr>
        <w:t>LLM-Based Test-Driven Interactive Code Generation</w:t>
      </w:r>
      <w:r w:rsidRPr="006A20A1">
        <w:rPr>
          <w:rFonts w:asciiTheme="majorHAnsi" w:hAnsiTheme="majorHAnsi" w:cstheme="majorHAnsi"/>
          <w:b/>
          <w:bCs/>
          <w:lang w:eastAsia="en-IN"/>
        </w:rPr>
        <w:br/>
      </w:r>
      <w:r w:rsidRPr="006A20A1">
        <w:rPr>
          <w:rFonts w:asciiTheme="majorHAnsi" w:hAnsiTheme="majorHAnsi" w:cstheme="majorHAnsi"/>
          <w:b/>
          <w:bCs/>
          <w:lang w:eastAsia="en-IN"/>
        </w:rPr>
        <w:tab/>
      </w:r>
    </w:p>
    <w:p w14:paraId="2F37D7C7" w14:textId="4B3F8264" w:rsidR="0041073B" w:rsidRDefault="00000000" w:rsidP="006A20A1">
      <w:pPr>
        <w:spacing w:before="240" w:after="240" w:line="360" w:lineRule="auto"/>
        <w:ind w:firstLine="720"/>
        <w:jc w:val="both"/>
        <w:rPr>
          <w:sz w:val="28"/>
          <w:szCs w:val="28"/>
          <w:lang w:eastAsia="en-IN"/>
        </w:rPr>
      </w:pPr>
      <w:r>
        <w:rPr>
          <w:sz w:val="28"/>
          <w:szCs w:val="28"/>
          <w:lang w:eastAsia="en-IN"/>
        </w:rPr>
        <w:t>Fakhoury et al. [</w:t>
      </w:r>
      <w:r w:rsidR="00B50770">
        <w:rPr>
          <w:sz w:val="28"/>
          <w:szCs w:val="28"/>
          <w:lang w:eastAsia="en-IN"/>
        </w:rPr>
        <w:t>1</w:t>
      </w:r>
      <w:r>
        <w:rPr>
          <w:sz w:val="28"/>
          <w:szCs w:val="28"/>
          <w:lang w:eastAsia="en-IN"/>
        </w:rPr>
        <w:t>] conducted a user study and empirical evaluation of LLM-based test-driven interactive code generation, examining how developers interact with LLMs when test cases are used as specifications. The study found that while test-driven prompting improves output correctness in some contexts, users often struggle to formulate effective test cases, and the iterative process does not guarantee convergence to correct solutions. This further reinforces the need for automated, execution-grounded validation rather than relying solely on user-driven testing or prompt refinement.</w:t>
      </w:r>
    </w:p>
    <w:p w14:paraId="0C5DC5DD" w14:textId="77777777" w:rsidR="0041073B" w:rsidRPr="00BC0EDC" w:rsidRDefault="00000000" w:rsidP="00166E42">
      <w:pPr>
        <w:pStyle w:val="Heading3"/>
        <w:rPr>
          <w:rFonts w:asciiTheme="majorHAnsi" w:hAnsiTheme="majorHAnsi" w:cstheme="majorHAnsi"/>
          <w:b/>
          <w:bCs/>
          <w:color w:val="auto"/>
          <w:sz w:val="30"/>
          <w:szCs w:val="30"/>
          <w:lang w:eastAsia="en-IN"/>
        </w:rPr>
      </w:pPr>
      <w:bookmarkStart w:id="78" w:name="_394ezx1oi1hy"/>
      <w:bookmarkEnd w:id="78"/>
      <w:r w:rsidRPr="00BC0EDC">
        <w:rPr>
          <w:rFonts w:asciiTheme="majorHAnsi" w:hAnsiTheme="majorHAnsi" w:cstheme="majorHAnsi"/>
          <w:b/>
          <w:bCs/>
          <w:color w:val="auto"/>
          <w:sz w:val="30"/>
          <w:szCs w:val="30"/>
          <w:lang w:val="en-GB" w:eastAsia="en-IN"/>
        </w:rPr>
        <w:t>2.2</w:t>
      </w:r>
      <w:r w:rsidRPr="00BC0EDC">
        <w:rPr>
          <w:color w:val="auto"/>
          <w:sz w:val="30"/>
          <w:szCs w:val="30"/>
          <w:lang w:val="en-GB" w:eastAsia="en-IN"/>
        </w:rPr>
        <w:t xml:space="preserve"> </w:t>
      </w:r>
      <w:r w:rsidRPr="00BC0EDC">
        <w:rPr>
          <w:rFonts w:asciiTheme="majorHAnsi" w:hAnsiTheme="majorHAnsi" w:cstheme="majorHAnsi"/>
          <w:b/>
          <w:bCs/>
          <w:color w:val="auto"/>
          <w:sz w:val="30"/>
          <w:szCs w:val="30"/>
          <w:lang w:eastAsia="en-IN"/>
        </w:rPr>
        <w:t>Hallucination Detection and Mitigation Techniques</w:t>
      </w:r>
    </w:p>
    <w:p w14:paraId="7BE105D8" w14:textId="02AA3C90" w:rsidR="00166E42" w:rsidRDefault="00000000" w:rsidP="00166E42">
      <w:pPr>
        <w:spacing w:before="360" w:after="80" w:line="360" w:lineRule="auto"/>
        <w:ind w:left="170" w:firstLine="550"/>
        <w:jc w:val="both"/>
        <w:rPr>
          <w:sz w:val="28"/>
          <w:szCs w:val="28"/>
          <w:lang w:eastAsia="en-IN"/>
        </w:rPr>
      </w:pPr>
      <w:r>
        <w:rPr>
          <w:sz w:val="28"/>
          <w:szCs w:val="28"/>
          <w:lang w:eastAsia="en-IN"/>
        </w:rPr>
        <w:t>Hallucination detection in LLM-generated code focus on identifying and mitigating syntactic, semantic, and logical errors produced during code generation. This area explores hybrid analysis techniques, execution-based verification, and knowledge-guided correction methods to improve code correctness.</w:t>
      </w:r>
    </w:p>
    <w:p w14:paraId="4271AE33" w14:textId="0E23A579" w:rsidR="006A20A1" w:rsidRPr="006A20A1" w:rsidRDefault="00BC0EDC" w:rsidP="006A20A1">
      <w:pPr>
        <w:pStyle w:val="Heading3"/>
        <w:spacing w:line="360" w:lineRule="auto"/>
        <w:rPr>
          <w:rFonts w:asciiTheme="majorHAnsi" w:hAnsiTheme="majorHAnsi" w:cstheme="majorHAnsi"/>
          <w:b/>
          <w:bCs/>
          <w:color w:val="auto"/>
          <w:sz w:val="28"/>
          <w:szCs w:val="28"/>
          <w:lang w:eastAsia="en-IN"/>
        </w:rPr>
      </w:pPr>
      <w:r>
        <w:rPr>
          <w:rFonts w:asciiTheme="majorHAnsi" w:hAnsiTheme="majorHAnsi" w:cstheme="majorHAnsi"/>
          <w:b/>
          <w:bCs/>
          <w:color w:val="auto"/>
          <w:sz w:val="28"/>
          <w:szCs w:val="28"/>
          <w:lang w:eastAsia="en-IN"/>
        </w:rPr>
        <w:t xml:space="preserve"> </w:t>
      </w:r>
      <w:r w:rsidR="00000000" w:rsidRPr="006A20A1">
        <w:rPr>
          <w:rFonts w:asciiTheme="majorHAnsi" w:hAnsiTheme="majorHAnsi" w:cstheme="majorHAnsi"/>
          <w:b/>
          <w:bCs/>
          <w:color w:val="auto"/>
          <w:sz w:val="28"/>
          <w:szCs w:val="28"/>
          <w:lang w:eastAsia="en-IN"/>
        </w:rPr>
        <w:t>Advancing LLM-Generated Code Reliability: A Hybrid Approach for Hallucination Detection</w:t>
      </w:r>
    </w:p>
    <w:p w14:paraId="1B7C3DA5" w14:textId="61FD74B7" w:rsidR="00CE652D" w:rsidRPr="00166E42" w:rsidRDefault="00000000" w:rsidP="00CE652D">
      <w:pPr>
        <w:spacing w:before="360" w:after="80" w:line="360" w:lineRule="auto"/>
        <w:ind w:firstLine="720"/>
        <w:jc w:val="both"/>
        <w:rPr>
          <w:sz w:val="28"/>
          <w:szCs w:val="28"/>
          <w:lang w:eastAsia="en-IN"/>
        </w:rPr>
      </w:pPr>
      <w:r>
        <w:rPr>
          <w:sz w:val="28"/>
          <w:szCs w:val="28"/>
          <w:lang w:eastAsia="en-IN"/>
        </w:rPr>
        <w:t>Yang et al. [</w:t>
      </w:r>
      <w:r w:rsidR="00192FD6">
        <w:rPr>
          <w:sz w:val="28"/>
          <w:szCs w:val="28"/>
          <w:lang w:eastAsia="en-IN"/>
        </w:rPr>
        <w:t>8</w:t>
      </w:r>
      <w:r>
        <w:rPr>
          <w:sz w:val="28"/>
          <w:szCs w:val="28"/>
          <w:lang w:eastAsia="en-IN"/>
        </w:rPr>
        <w:t xml:space="preserve">] proposed SDHD (Static-Dynamic Hybrid Detection) , a framework integrating static analysis (via Abstract Syntax Trees) and dynamic execution (via runtime testing) to detect both structural and functional errors, categorizing hallucinations into eight distinct types while achieving superior precision, recall, and F1-score across multiple benchmarks. The primary limitation is that dynamic detection depends heavily on test coverage quality—incomplete test suites may miss certain logical failures—and the framework is currently validated only on Python, limiting cross-language generalizability, with scalability in distributed environments remaining a challenge that our project addresses by feeding </w:t>
      </w:r>
      <w:r>
        <w:rPr>
          <w:sz w:val="28"/>
          <w:szCs w:val="28"/>
          <w:lang w:eastAsia="en-IN"/>
        </w:rPr>
        <w:lastRenderedPageBreak/>
        <w:t>detection outcomes into decentralized LoRA fine-tuning via the Fed-Error Average mechanism.</w:t>
      </w:r>
    </w:p>
    <w:p w14:paraId="3CD809E2" w14:textId="77777777" w:rsidR="00CE652D" w:rsidRDefault="00CE652D" w:rsidP="00166E42">
      <w:pPr>
        <w:pStyle w:val="Heading3"/>
        <w:spacing w:line="360" w:lineRule="auto"/>
        <w:rPr>
          <w:rFonts w:asciiTheme="majorHAnsi" w:hAnsiTheme="majorHAnsi" w:cstheme="majorHAnsi"/>
          <w:b/>
          <w:bCs/>
          <w:color w:val="auto"/>
          <w:sz w:val="28"/>
          <w:szCs w:val="28"/>
          <w:lang w:eastAsia="en-IN"/>
        </w:rPr>
      </w:pPr>
    </w:p>
    <w:p w14:paraId="590EEDBA" w14:textId="403498D5" w:rsidR="00166E42" w:rsidRPr="00166E42" w:rsidRDefault="00000000" w:rsidP="00166E42">
      <w:pPr>
        <w:pStyle w:val="Heading3"/>
        <w:spacing w:line="360" w:lineRule="auto"/>
        <w:rPr>
          <w:rFonts w:asciiTheme="majorHAnsi" w:hAnsiTheme="majorHAnsi" w:cstheme="majorHAnsi"/>
          <w:b/>
          <w:bCs/>
          <w:color w:val="auto"/>
          <w:sz w:val="28"/>
          <w:szCs w:val="28"/>
          <w:lang w:eastAsia="en-IN"/>
        </w:rPr>
      </w:pPr>
      <w:r w:rsidRPr="00166E42">
        <w:rPr>
          <w:rFonts w:asciiTheme="majorHAnsi" w:hAnsiTheme="majorHAnsi" w:cstheme="majorHAnsi"/>
          <w:b/>
          <w:bCs/>
          <w:color w:val="auto"/>
          <w:sz w:val="28"/>
          <w:szCs w:val="28"/>
          <w:lang w:eastAsia="en-IN"/>
        </w:rPr>
        <w:t>CodeHalu: Investigating Code Hallucinations via Execution-Based Verification</w:t>
      </w:r>
      <w:r w:rsidR="00166E42" w:rsidRPr="00166E42">
        <w:rPr>
          <w:rFonts w:asciiTheme="majorHAnsi" w:hAnsiTheme="majorHAnsi" w:cstheme="majorHAnsi"/>
          <w:b/>
          <w:bCs/>
          <w:color w:val="auto"/>
          <w:sz w:val="28"/>
          <w:szCs w:val="28"/>
          <w:lang w:eastAsia="en-IN"/>
        </w:rPr>
        <w:t>.</w:t>
      </w:r>
    </w:p>
    <w:p w14:paraId="2894422F" w14:textId="76F06383" w:rsidR="0041073B" w:rsidRDefault="00000000" w:rsidP="00166E42">
      <w:pPr>
        <w:spacing w:before="360" w:after="80" w:line="360" w:lineRule="auto"/>
        <w:ind w:firstLine="720"/>
        <w:jc w:val="both"/>
        <w:rPr>
          <w:b/>
          <w:bCs/>
          <w:sz w:val="28"/>
          <w:szCs w:val="28"/>
          <w:lang w:eastAsia="en-IN"/>
        </w:rPr>
      </w:pPr>
      <w:r>
        <w:rPr>
          <w:sz w:val="28"/>
          <w:szCs w:val="28"/>
          <w:lang w:eastAsia="en-IN"/>
        </w:rPr>
        <w:t>Tian et al. [1</w:t>
      </w:r>
      <w:r w:rsidR="00B50770">
        <w:rPr>
          <w:sz w:val="28"/>
          <w:szCs w:val="28"/>
          <w:lang w:eastAsia="en-IN"/>
        </w:rPr>
        <w:t>4</w:t>
      </w:r>
      <w:r>
        <w:rPr>
          <w:sz w:val="28"/>
          <w:szCs w:val="28"/>
          <w:lang w:eastAsia="en-IN"/>
        </w:rPr>
        <w:t>] proposed CodeHalu, an execution-based hallucination verification framework foundational to our taxonomy, where the framework executes LLM-generated code against test cases under time and memory constraints while recording execution failures, unexpected outputs, and infinite loop behaviors, using a two-stage heuristic induction process to classify hallucinations into four main types (Mapping, Naming, Resource, Logic) with eight subcategories, supported by the CodeHaluEval benchmark of 8,883 samples from 699 tasks. The study focuses exclusively on Python, leaving hallucination behaviors in other programming languages unevaluated; this taxonomy directly informs our project's client-side detection module, though we acknowledge the need for cross-language validation.</w:t>
      </w:r>
    </w:p>
    <w:p w14:paraId="071DAA24" w14:textId="77777777" w:rsidR="00166E42" w:rsidRDefault="00000000">
      <w:pPr>
        <w:spacing w:before="360" w:after="80" w:line="360" w:lineRule="auto"/>
        <w:jc w:val="both"/>
        <w:rPr>
          <w:b/>
          <w:bCs/>
          <w:sz w:val="28"/>
          <w:szCs w:val="28"/>
          <w:lang w:eastAsia="en-IN"/>
        </w:rPr>
      </w:pPr>
      <w:r>
        <w:rPr>
          <w:b/>
          <w:bCs/>
          <w:sz w:val="28"/>
          <w:szCs w:val="28"/>
          <w:lang w:eastAsia="en-IN"/>
        </w:rPr>
        <w:t>THINK: Tackling API Hallucinations in LLMs via Injecting Knowledge</w:t>
      </w:r>
    </w:p>
    <w:p w14:paraId="5ABBD612" w14:textId="01211B8D" w:rsidR="0041073B" w:rsidRDefault="00000000" w:rsidP="00166E42">
      <w:pPr>
        <w:spacing w:before="360" w:after="80" w:line="360" w:lineRule="auto"/>
        <w:ind w:firstLine="720"/>
        <w:jc w:val="both"/>
        <w:rPr>
          <w:sz w:val="28"/>
          <w:szCs w:val="28"/>
          <w:lang w:eastAsia="en-IN"/>
        </w:rPr>
      </w:pPr>
      <w:r>
        <w:rPr>
          <w:sz w:val="28"/>
          <w:szCs w:val="28"/>
          <w:lang w:eastAsia="en-IN"/>
        </w:rPr>
        <w:t>Liu et al. [1</w:t>
      </w:r>
      <w:r w:rsidR="00B50770">
        <w:rPr>
          <w:sz w:val="28"/>
          <w:szCs w:val="28"/>
          <w:lang w:eastAsia="en-IN"/>
        </w:rPr>
        <w:t>5</w:t>
      </w:r>
      <w:r>
        <w:rPr>
          <w:sz w:val="28"/>
          <w:szCs w:val="28"/>
          <w:lang w:eastAsia="en-IN"/>
        </w:rPr>
        <w:t>] proposed THINK, a two-phase API hallucination mitigation framework that constructs an API knowledge database using Javadoc and validated code examples, retrieving task-relevant APIs via task decomposition and similarity search while classifying errors into seven API error types for correction. The framework is limited to API-level errors and does not address broader logical or structural hallucinations, while the ReAct-based repair depends on LLM generation leading to non-deterministic behavior, and it does not exploit cross-client diversity of failure modes during federated updates.</w:t>
      </w:r>
    </w:p>
    <w:p w14:paraId="2289B7AC" w14:textId="77777777" w:rsidR="00166E42" w:rsidRDefault="00166E42" w:rsidP="00166E42">
      <w:pPr>
        <w:spacing w:before="360" w:after="80" w:line="360" w:lineRule="auto"/>
        <w:ind w:firstLine="720"/>
        <w:jc w:val="both"/>
        <w:rPr>
          <w:b/>
          <w:bCs/>
          <w:sz w:val="28"/>
          <w:szCs w:val="28"/>
          <w:lang w:eastAsia="en-IN"/>
        </w:rPr>
      </w:pPr>
    </w:p>
    <w:p w14:paraId="6FFD4377" w14:textId="77777777" w:rsidR="00166E42" w:rsidRDefault="00000000">
      <w:pPr>
        <w:spacing w:before="360" w:after="80" w:line="360" w:lineRule="auto"/>
        <w:jc w:val="both"/>
        <w:rPr>
          <w:b/>
          <w:bCs/>
          <w:sz w:val="28"/>
          <w:szCs w:val="28"/>
          <w:lang w:eastAsia="en-IN"/>
        </w:rPr>
      </w:pPr>
      <w:r>
        <w:rPr>
          <w:b/>
          <w:bCs/>
          <w:sz w:val="28"/>
          <w:szCs w:val="28"/>
          <w:lang w:eastAsia="en-IN"/>
        </w:rPr>
        <w:lastRenderedPageBreak/>
        <w:t>EvoAPR: Enhancing LLMs for Automatic Program Repair with Genetic Algorithm and Dynamic LoRA</w:t>
      </w:r>
      <w:r w:rsidR="00166E42">
        <w:rPr>
          <w:b/>
          <w:bCs/>
          <w:sz w:val="28"/>
          <w:szCs w:val="28"/>
          <w:lang w:eastAsia="en-IN"/>
        </w:rPr>
        <w:t>.</w:t>
      </w:r>
    </w:p>
    <w:p w14:paraId="731057F0" w14:textId="62121A86" w:rsidR="0041073B" w:rsidRDefault="00000000" w:rsidP="00166E42">
      <w:pPr>
        <w:spacing w:before="360" w:after="80" w:line="360" w:lineRule="auto"/>
        <w:ind w:firstLine="720"/>
        <w:jc w:val="both"/>
        <w:rPr>
          <w:b/>
          <w:bCs/>
          <w:sz w:val="28"/>
          <w:szCs w:val="28"/>
          <w:lang w:eastAsia="en-IN"/>
        </w:rPr>
      </w:pPr>
      <w:r>
        <w:rPr>
          <w:sz w:val="28"/>
          <w:szCs w:val="28"/>
          <w:lang w:eastAsia="en-IN"/>
        </w:rPr>
        <w:t>Zhang et al. [11] proposed EvoAPR, combining genetic algorithms with LLM-based program repair, where genetic evolution operates under a tri-objective fitness function covering syntax compliance, bug-hunk masking rate, and repair-location masking rate, while Dynamic LoRA swaps non-overlapping rank-r adapters per bug-index for on-demand, project-specific parameter retrieval. The system is computationally expensive and may not scale efficiently for large datasets or real-time applications, and it does not target federated aggregation weighted by hallucination statistics—distinguishing it from our proposed framework.</w:t>
      </w:r>
    </w:p>
    <w:p w14:paraId="550A8580" w14:textId="77777777" w:rsidR="0041073B" w:rsidRPr="00993FE6" w:rsidRDefault="00000000">
      <w:pPr>
        <w:spacing w:before="360" w:after="80" w:line="360" w:lineRule="auto"/>
        <w:jc w:val="both"/>
        <w:rPr>
          <w:b/>
          <w:bCs/>
          <w:sz w:val="30"/>
          <w:szCs w:val="30"/>
          <w:lang w:eastAsia="en-IN"/>
        </w:rPr>
      </w:pPr>
      <w:r w:rsidRPr="00993FE6">
        <w:rPr>
          <w:b/>
          <w:bCs/>
          <w:sz w:val="30"/>
          <w:szCs w:val="30"/>
          <w:lang w:val="en-GB" w:eastAsia="en-IN"/>
        </w:rPr>
        <w:t xml:space="preserve">2.3 </w:t>
      </w:r>
      <w:r w:rsidRPr="00993FE6">
        <w:rPr>
          <w:b/>
          <w:bCs/>
          <w:sz w:val="30"/>
          <w:szCs w:val="30"/>
          <w:lang w:eastAsia="en-IN"/>
        </w:rPr>
        <w:t>Efficient Fine-Tuning of Code Generation Models</w:t>
      </w:r>
    </w:p>
    <w:p w14:paraId="0FB06E52" w14:textId="77777777" w:rsidR="0041073B" w:rsidRDefault="00000000">
      <w:pPr>
        <w:spacing w:before="360" w:after="80" w:line="360" w:lineRule="auto"/>
        <w:jc w:val="both"/>
        <w:rPr>
          <w:sz w:val="28"/>
          <w:szCs w:val="28"/>
          <w:lang w:val="en-GB" w:eastAsia="en-IN"/>
        </w:rPr>
      </w:pPr>
      <w:r>
        <w:rPr>
          <w:sz w:val="28"/>
          <w:szCs w:val="28"/>
          <w:lang w:val="en-IN" w:eastAsia="en-IN"/>
        </w:rPr>
        <w:t>Efficient fine-tuning of code generation models focuses on adapting large language models to programming tasks using parameter-efficient techniques such as LoRA, while minimizing computational cost and data requirements. This area explores methods to improve code quality and domain adaptability.</w:t>
      </w:r>
    </w:p>
    <w:p w14:paraId="4339FBCC" w14:textId="77777777" w:rsidR="00166E42" w:rsidRDefault="00000000">
      <w:pPr>
        <w:spacing w:before="360" w:after="80" w:line="360" w:lineRule="auto"/>
        <w:jc w:val="both"/>
        <w:rPr>
          <w:b/>
          <w:bCs/>
          <w:sz w:val="28"/>
          <w:szCs w:val="28"/>
          <w:lang w:eastAsia="en-IN"/>
        </w:rPr>
      </w:pPr>
      <w:r>
        <w:rPr>
          <w:b/>
          <w:bCs/>
          <w:sz w:val="28"/>
          <w:szCs w:val="28"/>
          <w:lang w:eastAsia="en-IN"/>
        </w:rPr>
        <w:t>Towards Efficient Fine-Tuning of Language Models With Organizational Data</w:t>
      </w:r>
    </w:p>
    <w:p w14:paraId="7E850C10" w14:textId="0D2F8343" w:rsidR="0041073B" w:rsidRPr="00166E42" w:rsidRDefault="00000000" w:rsidP="00166E42">
      <w:pPr>
        <w:spacing w:before="360" w:after="80" w:line="360" w:lineRule="auto"/>
        <w:ind w:firstLine="720"/>
        <w:jc w:val="both"/>
        <w:rPr>
          <w:sz w:val="28"/>
          <w:szCs w:val="28"/>
          <w:lang w:eastAsia="en-IN"/>
        </w:rPr>
      </w:pPr>
      <w:r>
        <w:rPr>
          <w:sz w:val="28"/>
          <w:szCs w:val="28"/>
          <w:lang w:eastAsia="en-IN"/>
        </w:rPr>
        <w:t>Nashaat and Miller [</w:t>
      </w:r>
      <w:r w:rsidR="00B50770">
        <w:rPr>
          <w:sz w:val="28"/>
          <w:szCs w:val="28"/>
          <w:lang w:eastAsia="en-IN"/>
        </w:rPr>
        <w:t>5</w:t>
      </w:r>
      <w:r>
        <w:rPr>
          <w:sz w:val="28"/>
          <w:szCs w:val="28"/>
          <w:lang w:eastAsia="en-IN"/>
        </w:rPr>
        <w:t>] proposed CodeMentor, a framework for few-shot learning utilizing heuristic rules and weak supervision, employing Low-Rank Adaptation (LoRA) for parameter-efficient fine-tuning and integrating Reinforcement Learning from Human Feedback (RLHF) to incorporate domain expertise from organizational data. The approach is designed for centralized environments and does not consider distributed data scenarios, with the RLHF bottleneck during scaling and domain bias limiting generalization, while also failing to address hallucination issues in generated code—limiting its applicability to privacy-sensitive federated deployments.</w:t>
      </w:r>
    </w:p>
    <w:p w14:paraId="393F443B" w14:textId="77777777" w:rsidR="00166E42" w:rsidRDefault="00000000">
      <w:pPr>
        <w:spacing w:before="360" w:after="80" w:line="360" w:lineRule="auto"/>
        <w:jc w:val="both"/>
        <w:rPr>
          <w:b/>
          <w:bCs/>
          <w:sz w:val="28"/>
          <w:szCs w:val="28"/>
          <w:lang w:eastAsia="en-IN"/>
        </w:rPr>
      </w:pPr>
      <w:r>
        <w:rPr>
          <w:b/>
          <w:bCs/>
          <w:sz w:val="28"/>
          <w:szCs w:val="28"/>
          <w:lang w:eastAsia="en-IN"/>
        </w:rPr>
        <w:lastRenderedPageBreak/>
        <w:t>EvoAPR: Dynamic LoRA for Program Repair</w:t>
      </w:r>
    </w:p>
    <w:p w14:paraId="512CBE91" w14:textId="4B295B28" w:rsidR="0041073B" w:rsidRDefault="00000000" w:rsidP="00166E42">
      <w:pPr>
        <w:spacing w:before="360" w:after="80" w:line="360" w:lineRule="auto"/>
        <w:ind w:firstLine="720"/>
        <w:jc w:val="both"/>
        <w:rPr>
          <w:b/>
          <w:bCs/>
          <w:sz w:val="28"/>
          <w:szCs w:val="28"/>
          <w:lang w:eastAsia="en-IN"/>
        </w:rPr>
      </w:pPr>
      <w:r>
        <w:rPr>
          <w:sz w:val="28"/>
          <w:szCs w:val="28"/>
          <w:lang w:eastAsia="en-IN"/>
        </w:rPr>
        <w:t>As described in Section 2.2, Zhang et al. [11] introduced Dynamic LoRA swapping for project-specific parameter retrieval in program repair contexts. While this demonstrates the viability of LoRA for code-specific tasks, the approach is computationally expensive and does not target federated aggregation weighted by hallucination statistics, distinguishing it from our proposed framework.</w:t>
      </w:r>
      <w:bookmarkStart w:id="79" w:name="_igmldnrus27b"/>
      <w:bookmarkEnd w:id="79"/>
    </w:p>
    <w:p w14:paraId="3C97AB26" w14:textId="77777777" w:rsidR="0041073B" w:rsidRPr="00BC0EDC" w:rsidRDefault="00000000">
      <w:pPr>
        <w:spacing w:before="360" w:after="80" w:line="360" w:lineRule="auto"/>
        <w:jc w:val="both"/>
        <w:rPr>
          <w:b/>
          <w:bCs/>
          <w:sz w:val="30"/>
          <w:szCs w:val="30"/>
          <w:lang w:eastAsia="en-IN"/>
        </w:rPr>
      </w:pPr>
      <w:bookmarkStart w:id="80" w:name="_krnsg0aqsks"/>
      <w:bookmarkEnd w:id="80"/>
      <w:r w:rsidRPr="00BC0EDC">
        <w:rPr>
          <w:b/>
          <w:bCs/>
          <w:sz w:val="30"/>
          <w:szCs w:val="30"/>
          <w:lang w:val="en-GB" w:eastAsia="en-IN"/>
        </w:rPr>
        <w:t xml:space="preserve">2.4 </w:t>
      </w:r>
      <w:r w:rsidRPr="00BC0EDC">
        <w:rPr>
          <w:b/>
          <w:bCs/>
          <w:sz w:val="30"/>
          <w:szCs w:val="30"/>
          <w:lang w:eastAsia="en-IN"/>
        </w:rPr>
        <w:t>Federated Learning and Aggregation Strategies</w:t>
      </w:r>
    </w:p>
    <w:p w14:paraId="218DAEEB" w14:textId="77777777" w:rsidR="0041073B" w:rsidRDefault="00000000">
      <w:pPr>
        <w:spacing w:before="360" w:after="80" w:line="360" w:lineRule="auto"/>
        <w:jc w:val="both"/>
        <w:rPr>
          <w:b/>
          <w:bCs/>
          <w:sz w:val="28"/>
          <w:szCs w:val="28"/>
          <w:lang w:eastAsia="en-IN"/>
        </w:rPr>
      </w:pPr>
      <w:r>
        <w:rPr>
          <w:sz w:val="28"/>
          <w:szCs w:val="28"/>
          <w:lang w:eastAsia="en-IN"/>
        </w:rPr>
        <w:t>Federated learning and aggregation strategies focus on enabling decentralized model training across multiple clients while preserving data privacy by sharing only model updates instead of raw data. Within this paradigm, aggregation methods play a crucial role in combining client-side updates into a global model, addressing challenges such as data heterogeneity.</w:t>
      </w:r>
      <w:r>
        <w:rPr>
          <w:b/>
          <w:bCs/>
          <w:sz w:val="28"/>
          <w:szCs w:val="28"/>
          <w:lang w:eastAsia="en-IN"/>
        </w:rPr>
        <w:t xml:space="preserve"> </w:t>
      </w:r>
    </w:p>
    <w:p w14:paraId="3743B2EA" w14:textId="77777777" w:rsidR="003475AE" w:rsidRDefault="00000000">
      <w:pPr>
        <w:spacing w:before="360" w:after="80" w:line="360" w:lineRule="auto"/>
        <w:jc w:val="both"/>
        <w:rPr>
          <w:b/>
          <w:bCs/>
          <w:sz w:val="28"/>
          <w:szCs w:val="28"/>
          <w:lang w:eastAsia="en-IN"/>
        </w:rPr>
      </w:pPr>
      <w:r>
        <w:rPr>
          <w:b/>
          <w:bCs/>
          <w:sz w:val="28"/>
          <w:szCs w:val="28"/>
          <w:lang w:eastAsia="en-IN"/>
        </w:rPr>
        <w:t>A Federated Adaptive LLM Fine-Tuning Framework for Software Development</w:t>
      </w:r>
    </w:p>
    <w:p w14:paraId="537C263E" w14:textId="3B337EAB" w:rsidR="0041073B" w:rsidRDefault="00000000" w:rsidP="003475AE">
      <w:pPr>
        <w:spacing w:before="360" w:after="80" w:line="360" w:lineRule="auto"/>
        <w:ind w:firstLine="720"/>
        <w:jc w:val="both"/>
        <w:rPr>
          <w:b/>
          <w:bCs/>
          <w:sz w:val="28"/>
          <w:szCs w:val="28"/>
          <w:lang w:eastAsia="en-IN"/>
        </w:rPr>
      </w:pPr>
      <w:r>
        <w:rPr>
          <w:sz w:val="28"/>
          <w:szCs w:val="28"/>
          <w:lang w:eastAsia="en-IN"/>
        </w:rPr>
        <w:t>Chen et al. [3] proposed a federated adaptive fine-tuning framework for large language models in software development, enabling decentralized training across multiple clients while preserving data privacy by sharing only model adapter weights, using FedAvg-style aggregation with an L2-norm constraint to combine adapters based on local data size to manage gradient divergence. Although the framework improves adaptability across distributed datasets, it does not incorporate error-aware learning or hallucination-specific optimization, with aggregation still based on standard federated averaging—limiting effectiveness when clients exhibit diverse defect distributions, exactly the scenario targeted in the proposed work.</w:t>
      </w:r>
    </w:p>
    <w:p w14:paraId="409C88B7" w14:textId="77777777" w:rsidR="003475AE" w:rsidRDefault="003475AE">
      <w:pPr>
        <w:spacing w:before="360" w:after="80" w:line="360" w:lineRule="auto"/>
        <w:jc w:val="both"/>
        <w:rPr>
          <w:b/>
          <w:bCs/>
          <w:sz w:val="28"/>
          <w:szCs w:val="28"/>
          <w:lang w:eastAsia="en-IN"/>
        </w:rPr>
      </w:pPr>
    </w:p>
    <w:p w14:paraId="5B902D13" w14:textId="77777777" w:rsidR="003475AE" w:rsidRDefault="00000000" w:rsidP="003475AE">
      <w:pPr>
        <w:spacing w:before="360" w:after="80" w:line="360" w:lineRule="auto"/>
        <w:jc w:val="both"/>
        <w:rPr>
          <w:b/>
          <w:bCs/>
          <w:sz w:val="28"/>
          <w:szCs w:val="28"/>
          <w:lang w:eastAsia="en-IN"/>
        </w:rPr>
      </w:pPr>
      <w:r>
        <w:rPr>
          <w:b/>
          <w:bCs/>
          <w:sz w:val="28"/>
          <w:szCs w:val="28"/>
          <w:lang w:eastAsia="en-IN"/>
        </w:rPr>
        <w:lastRenderedPageBreak/>
        <w:t>FedALoRA: Adaptive Local LoRA Aggregation for Personalized Federated Learning</w:t>
      </w:r>
    </w:p>
    <w:p w14:paraId="692AB396" w14:textId="7B98FD94" w:rsidR="00E70AD2" w:rsidRPr="00E70AD2" w:rsidRDefault="00000000" w:rsidP="00E70AD2">
      <w:pPr>
        <w:spacing w:before="360" w:after="80" w:line="360" w:lineRule="auto"/>
        <w:ind w:firstLine="720"/>
        <w:jc w:val="both"/>
        <w:rPr>
          <w:sz w:val="28"/>
          <w:szCs w:val="28"/>
          <w:lang w:eastAsia="en-IN"/>
        </w:rPr>
      </w:pPr>
      <w:r>
        <w:rPr>
          <w:sz w:val="28"/>
          <w:szCs w:val="28"/>
          <w:lang w:eastAsia="en-IN"/>
        </w:rPr>
        <w:t>Yi et al. [</w:t>
      </w:r>
      <w:r w:rsidR="00B50770">
        <w:rPr>
          <w:sz w:val="28"/>
          <w:szCs w:val="28"/>
          <w:lang w:eastAsia="en-IN"/>
        </w:rPr>
        <w:t>9</w:t>
      </w:r>
      <w:r>
        <w:rPr>
          <w:sz w:val="28"/>
          <w:szCs w:val="28"/>
          <w:lang w:eastAsia="en-IN"/>
        </w:rPr>
        <w:t>] proposed FedALoRA, which combines low-rank adaptation with federated learning using an Adaptive LoRA Aggregation (ALoRA) mechanism to merge global and local parameters via locally learned weights with element-wise fusion focused on higher transformer layers, selectively preserving domain expertise while capturing shared knowledge without increasing communication costs. The approach focuses on general NLP tasks and does not consider hallucination-specific optimization in code generation, specifically failing to exploit error-statistic-aware aggregation—which motivates the present work.</w:t>
      </w:r>
    </w:p>
    <w:p w14:paraId="54B4A78B" w14:textId="77777777" w:rsidR="00E70AD2" w:rsidRDefault="00E70AD2" w:rsidP="00E70AD2">
      <w:pPr>
        <w:pStyle w:val="Heading3"/>
        <w:rPr>
          <w:rFonts w:asciiTheme="majorHAnsi" w:hAnsiTheme="majorHAnsi" w:cstheme="majorHAnsi"/>
          <w:b/>
          <w:bCs/>
          <w:color w:val="auto"/>
          <w:sz w:val="28"/>
          <w:szCs w:val="28"/>
          <w:lang w:eastAsia="en-IN"/>
        </w:rPr>
      </w:pPr>
    </w:p>
    <w:p w14:paraId="33ED3D13" w14:textId="1ADE1412" w:rsidR="003475AE" w:rsidRPr="00E70AD2" w:rsidRDefault="00000000" w:rsidP="00E70AD2">
      <w:pPr>
        <w:pStyle w:val="Heading3"/>
        <w:rPr>
          <w:rFonts w:asciiTheme="majorHAnsi" w:hAnsiTheme="majorHAnsi" w:cstheme="majorHAnsi"/>
          <w:b/>
          <w:bCs/>
          <w:color w:val="auto"/>
          <w:sz w:val="28"/>
          <w:szCs w:val="28"/>
          <w:lang w:eastAsia="en-IN"/>
        </w:rPr>
      </w:pPr>
      <w:r w:rsidRPr="00E70AD2">
        <w:rPr>
          <w:rFonts w:asciiTheme="majorHAnsi" w:hAnsiTheme="majorHAnsi" w:cstheme="majorHAnsi"/>
          <w:b/>
          <w:bCs/>
          <w:color w:val="auto"/>
          <w:sz w:val="28"/>
          <w:szCs w:val="28"/>
          <w:lang w:eastAsia="en-IN"/>
        </w:rPr>
        <w:t>LEGEND: Adaptive Parameter-Efficient Federated Fine-Tuning on Heterogeneous Devices</w:t>
      </w:r>
      <w:r w:rsidR="003475AE" w:rsidRPr="00E70AD2">
        <w:rPr>
          <w:rFonts w:asciiTheme="majorHAnsi" w:hAnsiTheme="majorHAnsi" w:cstheme="majorHAnsi"/>
          <w:b/>
          <w:bCs/>
          <w:color w:val="auto"/>
          <w:sz w:val="28"/>
          <w:szCs w:val="28"/>
          <w:lang w:eastAsia="en-IN"/>
        </w:rPr>
        <w:t>.</w:t>
      </w:r>
    </w:p>
    <w:p w14:paraId="493F5461" w14:textId="512CFB40" w:rsidR="0041073B" w:rsidRDefault="00000000" w:rsidP="003475AE">
      <w:pPr>
        <w:spacing w:before="360" w:after="80" w:line="360" w:lineRule="auto"/>
        <w:ind w:firstLine="444"/>
        <w:jc w:val="both"/>
        <w:rPr>
          <w:b/>
          <w:bCs/>
          <w:sz w:val="28"/>
          <w:szCs w:val="28"/>
          <w:lang w:eastAsia="en-IN"/>
        </w:rPr>
      </w:pPr>
      <w:r>
        <w:rPr>
          <w:sz w:val="28"/>
          <w:szCs w:val="28"/>
          <w:lang w:eastAsia="en-IN"/>
        </w:rPr>
        <w:t>Liu et al. [1</w:t>
      </w:r>
      <w:r w:rsidR="00B50770">
        <w:rPr>
          <w:sz w:val="28"/>
          <w:szCs w:val="28"/>
          <w:lang w:eastAsia="en-IN"/>
        </w:rPr>
        <w:t>3</w:t>
      </w:r>
      <w:r>
        <w:rPr>
          <w:sz w:val="28"/>
          <w:szCs w:val="28"/>
          <w:lang w:eastAsia="en-IN"/>
        </w:rPr>
        <w:t>] presented LEGEND, a LoRA-based federated fine-tuning framework that adapts LoRA depth and rank placement for resource-constrained and heterogeneous devices, reporting substantial speedups and communication savings on a large device testbed. While highly relevant to efficient cross-client training, LEGEND optimizes compute and bandwidth rather than incorporating cross-client distributions of hallucination-related faults into the aggregation rule—the distinguishing feature of the proposed framework.</w:t>
      </w:r>
    </w:p>
    <w:p w14:paraId="5B8D7C81" w14:textId="77777777" w:rsidR="00E70AD2" w:rsidRDefault="00000000">
      <w:pPr>
        <w:spacing w:before="360" w:after="80" w:line="360" w:lineRule="auto"/>
        <w:jc w:val="both"/>
        <w:rPr>
          <w:b/>
          <w:bCs/>
          <w:sz w:val="28"/>
          <w:szCs w:val="28"/>
          <w:lang w:eastAsia="en-IN"/>
        </w:rPr>
      </w:pPr>
      <w:r>
        <w:rPr>
          <w:b/>
          <w:bCs/>
          <w:sz w:val="28"/>
          <w:szCs w:val="28"/>
          <w:lang w:eastAsia="en-IN"/>
        </w:rPr>
        <w:t>Flexible and Secure Code Deployment in Federated Learning using Large Language Models</w:t>
      </w:r>
    </w:p>
    <w:p w14:paraId="1D94F671" w14:textId="5DEE5274" w:rsidR="0041073B" w:rsidRDefault="00000000" w:rsidP="00E70AD2">
      <w:pPr>
        <w:spacing w:before="360" w:after="80" w:line="360" w:lineRule="auto"/>
        <w:ind w:firstLine="720"/>
        <w:jc w:val="both"/>
        <w:rPr>
          <w:sz w:val="28"/>
          <w:szCs w:val="28"/>
          <w:lang w:eastAsia="en-IN"/>
        </w:rPr>
      </w:pPr>
      <w:r>
        <w:rPr>
          <w:sz w:val="28"/>
          <w:szCs w:val="28"/>
          <w:lang w:eastAsia="en-IN"/>
        </w:rPr>
        <w:t xml:space="preserve">Seo et al. [12] studied how LLMs can tailor deployment artifacts across heterogeneous federated clients, introducing prompt-engineering techniques to improve malicious-code detection before execution to strengthen trust in automated code distribution pipelines where human access to each node is limited. The emphasis is on security screening rather than on reducing semantic hallucinations in </w:t>
      </w:r>
      <w:r>
        <w:rPr>
          <w:sz w:val="28"/>
          <w:szCs w:val="28"/>
          <w:lang w:eastAsia="en-IN"/>
        </w:rPr>
        <w:lastRenderedPageBreak/>
        <w:t>generated application code or on weighting federated updates by categorized coding errors, leaving room for complementary hallucination-aware training as proposed in this project.</w:t>
      </w:r>
    </w:p>
    <w:p w14:paraId="6C67A694" w14:textId="77777777" w:rsidR="00993FE6" w:rsidRDefault="00993FE6" w:rsidP="00993FE6">
      <w:pPr>
        <w:pStyle w:val="Heading3"/>
        <w:rPr>
          <w:rFonts w:asciiTheme="majorHAnsi" w:hAnsiTheme="majorHAnsi" w:cstheme="majorHAnsi"/>
          <w:b/>
          <w:bCs/>
          <w:color w:val="auto"/>
          <w:sz w:val="28"/>
          <w:szCs w:val="28"/>
          <w:lang w:eastAsia="en-IN"/>
        </w:rPr>
      </w:pPr>
    </w:p>
    <w:p w14:paraId="18A68B2A" w14:textId="77777777" w:rsidR="0041073B" w:rsidRDefault="00000000">
      <w:pPr>
        <w:spacing w:before="360" w:after="80" w:line="360" w:lineRule="auto"/>
        <w:jc w:val="both"/>
        <w:rPr>
          <w:b/>
          <w:bCs/>
          <w:sz w:val="28"/>
          <w:szCs w:val="28"/>
          <w:lang w:val="en-GB" w:eastAsia="en-IN"/>
        </w:rPr>
      </w:pPr>
      <w:bookmarkStart w:id="81" w:name="_1plirnjsgosg"/>
      <w:bookmarkEnd w:id="81"/>
      <w:r>
        <w:rPr>
          <w:b/>
          <w:bCs/>
          <w:sz w:val="28"/>
          <w:szCs w:val="28"/>
          <w:lang w:val="en-GB" w:eastAsia="en-IN"/>
        </w:rPr>
        <w:t>2.5 SUMMARY OF LITERATURE</w:t>
      </w:r>
    </w:p>
    <w:p w14:paraId="483598B5" w14:textId="77777777" w:rsidR="0041073B" w:rsidRDefault="00000000">
      <w:pPr>
        <w:spacing w:before="240" w:after="240" w:line="360" w:lineRule="auto"/>
        <w:jc w:val="both"/>
        <w:rPr>
          <w:sz w:val="28"/>
          <w:szCs w:val="28"/>
          <w:lang w:eastAsia="en-IN"/>
        </w:rPr>
      </w:pPr>
      <w:r>
        <w:rPr>
          <w:sz w:val="28"/>
          <w:szCs w:val="28"/>
          <w:lang w:eastAsia="en-IN"/>
        </w:rPr>
        <w:t>The literature survey reveals several key insights that directly inform the design of the proposed federated hallucination-aware code generation framework.</w:t>
      </w:r>
    </w:p>
    <w:p w14:paraId="5D43C2B9" w14:textId="77777777" w:rsidR="00993FE6" w:rsidRDefault="00000000" w:rsidP="00993FE6">
      <w:pPr>
        <w:spacing w:before="240" w:after="240" w:line="360" w:lineRule="auto"/>
        <w:rPr>
          <w:b/>
          <w:bCs/>
          <w:sz w:val="28"/>
          <w:szCs w:val="28"/>
          <w:lang w:eastAsia="en-IN"/>
        </w:rPr>
      </w:pPr>
      <w:r>
        <w:rPr>
          <w:b/>
          <w:bCs/>
          <w:sz w:val="28"/>
          <w:szCs w:val="28"/>
          <w:lang w:eastAsia="en-IN"/>
        </w:rPr>
        <w:t>Key Finding 1: LLM Code Outputs Remain Unreliable</w:t>
      </w:r>
    </w:p>
    <w:p w14:paraId="4B303869" w14:textId="0B921391" w:rsidR="0041073B" w:rsidRDefault="00000000" w:rsidP="00993FE6">
      <w:pPr>
        <w:spacing w:before="240" w:after="240" w:line="360" w:lineRule="auto"/>
        <w:ind w:firstLine="720"/>
        <w:jc w:val="both"/>
        <w:rPr>
          <w:sz w:val="28"/>
          <w:szCs w:val="28"/>
          <w:lang w:eastAsia="en-IN"/>
        </w:rPr>
      </w:pPr>
      <w:r>
        <w:rPr>
          <w:sz w:val="28"/>
          <w:szCs w:val="28"/>
          <w:lang w:eastAsia="en-IN"/>
        </w:rPr>
        <w:t>Prompting alone and single-node evaluation studies [5], [6], [8] do not remove deep semantic or functional failures in LLM-generated code. While structured prompts improve surface-level quality, logical and execution-level hallucinations persist, motivating execution-grounded detection [1] and structured repair pipelines [9–11]. This establishes the need for the client-side hallucination detection module in the proposed framework.</w:t>
      </w:r>
    </w:p>
    <w:p w14:paraId="22F95BDB" w14:textId="77777777" w:rsidR="00993FE6" w:rsidRDefault="00000000" w:rsidP="00993FE6">
      <w:pPr>
        <w:spacing w:before="240" w:after="240" w:line="360" w:lineRule="auto"/>
        <w:rPr>
          <w:b/>
          <w:bCs/>
          <w:sz w:val="28"/>
          <w:szCs w:val="28"/>
          <w:lang w:eastAsia="en-IN"/>
        </w:rPr>
      </w:pPr>
      <w:r>
        <w:rPr>
          <w:b/>
          <w:bCs/>
          <w:sz w:val="28"/>
          <w:szCs w:val="28"/>
          <w:lang w:eastAsia="en-IN"/>
        </w:rPr>
        <w:t>Key Finding 2: Federated Adapter Training Is Feasible but Lacks Error</w:t>
      </w:r>
      <w:r w:rsidR="00993FE6">
        <w:rPr>
          <w:b/>
          <w:bCs/>
          <w:sz w:val="28"/>
          <w:szCs w:val="28"/>
          <w:lang w:eastAsia="en-IN"/>
        </w:rPr>
        <w:t xml:space="preserve"> </w:t>
      </w:r>
      <w:r>
        <w:rPr>
          <w:b/>
          <w:bCs/>
          <w:sz w:val="28"/>
          <w:szCs w:val="28"/>
          <w:lang w:eastAsia="en-IN"/>
        </w:rPr>
        <w:t>Awareness</w:t>
      </w:r>
    </w:p>
    <w:p w14:paraId="13F0FA20" w14:textId="5A0F95F9" w:rsidR="0041073B" w:rsidRPr="00993FE6" w:rsidRDefault="00000000" w:rsidP="00993FE6">
      <w:pPr>
        <w:spacing w:before="240" w:after="240" w:line="360" w:lineRule="auto"/>
        <w:ind w:firstLine="720"/>
        <w:jc w:val="both"/>
        <w:rPr>
          <w:b/>
          <w:bCs/>
          <w:sz w:val="28"/>
          <w:szCs w:val="28"/>
          <w:lang w:eastAsia="en-IN"/>
        </w:rPr>
      </w:pPr>
      <w:r>
        <w:rPr>
          <w:sz w:val="28"/>
          <w:szCs w:val="28"/>
          <w:lang w:eastAsia="en-IN"/>
        </w:rPr>
        <w:t>Federated adapter training for LLMs is demonstrated to be viable [3], [7], but standard aggregation strategies ignore variation in defect types across clients. This is particularly problematic in code generation, where failures are structured, enumerable, and distributed unevenly across organizations. The proposed Fed-Error Average mechanism directly addresses this gap by weighting client contributions based on their hallucination error distributions.</w:t>
      </w:r>
    </w:p>
    <w:p w14:paraId="47830C74" w14:textId="77777777" w:rsidR="00993FE6" w:rsidRDefault="00000000" w:rsidP="00993FE6">
      <w:pPr>
        <w:spacing w:before="240" w:after="240" w:line="360" w:lineRule="auto"/>
        <w:rPr>
          <w:b/>
          <w:bCs/>
          <w:sz w:val="28"/>
          <w:szCs w:val="28"/>
          <w:lang w:eastAsia="en-IN"/>
        </w:rPr>
      </w:pPr>
      <w:r>
        <w:rPr>
          <w:b/>
          <w:bCs/>
          <w:sz w:val="28"/>
          <w:szCs w:val="28"/>
          <w:lang w:eastAsia="en-IN"/>
        </w:rPr>
        <w:t>Key Finding 3: Heterogeneous LoRA Settings Are Actively Researched</w:t>
      </w:r>
    </w:p>
    <w:p w14:paraId="1EB85945" w14:textId="098186AD" w:rsidR="0041073B" w:rsidRDefault="00000000" w:rsidP="00993FE6">
      <w:pPr>
        <w:spacing w:before="240" w:after="240" w:line="360" w:lineRule="auto"/>
        <w:ind w:firstLine="720"/>
        <w:jc w:val="both"/>
        <w:rPr>
          <w:sz w:val="28"/>
          <w:szCs w:val="28"/>
          <w:lang w:eastAsia="en-IN"/>
        </w:rPr>
      </w:pPr>
      <w:r>
        <w:rPr>
          <w:sz w:val="28"/>
          <w:szCs w:val="28"/>
          <w:lang w:eastAsia="en-IN"/>
        </w:rPr>
        <w:t xml:space="preserve">Heterogeneous LoRA configurations and device constraints are addressed by recent work [13], [14]. These advances improve how updates are aligned and </w:t>
      </w:r>
      <w:r>
        <w:rPr>
          <w:sz w:val="28"/>
          <w:szCs w:val="28"/>
          <w:lang w:eastAsia="en-IN"/>
        </w:rPr>
        <w:lastRenderedPageBreak/>
        <w:t>communicated but do not substitute for application-specific signals such as hallucination error histograms. The proposed framework builds on these insights while adding a hallucination-score-weighted aggregation dimension absent from prior work.</w:t>
      </w:r>
    </w:p>
    <w:p w14:paraId="21457606" w14:textId="09D736EF" w:rsidR="0041073B" w:rsidRDefault="00000000">
      <w:pPr>
        <w:spacing w:before="240" w:after="240" w:line="360" w:lineRule="auto"/>
        <w:jc w:val="both"/>
        <w:rPr>
          <w:sz w:val="28"/>
          <w:szCs w:val="28"/>
          <w:lang w:eastAsia="en-IN"/>
        </w:rPr>
      </w:pPr>
      <w:r>
        <w:rPr>
          <w:b/>
          <w:bCs/>
          <w:sz w:val="28"/>
          <w:szCs w:val="28"/>
          <w:lang w:eastAsia="en-IN"/>
        </w:rPr>
        <w:t>Key Finding 4: Execution</w:t>
      </w:r>
      <w:r w:rsidR="00993FE6">
        <w:rPr>
          <w:b/>
          <w:bCs/>
          <w:sz w:val="28"/>
          <w:szCs w:val="28"/>
          <w:lang w:eastAsia="en-IN"/>
        </w:rPr>
        <w:t xml:space="preserve"> </w:t>
      </w:r>
      <w:r>
        <w:rPr>
          <w:b/>
          <w:bCs/>
          <w:sz w:val="28"/>
          <w:szCs w:val="28"/>
          <w:lang w:eastAsia="en-IN"/>
        </w:rPr>
        <w:t>Based Hallucination Classification Provides Rich Signals</w:t>
      </w:r>
      <w:r>
        <w:rPr>
          <w:sz w:val="28"/>
          <w:szCs w:val="28"/>
          <w:lang w:eastAsia="en-IN"/>
        </w:rPr>
        <w:br/>
      </w:r>
      <w:r w:rsidR="00993FE6">
        <w:rPr>
          <w:sz w:val="28"/>
          <w:szCs w:val="28"/>
          <w:lang w:eastAsia="en-IN"/>
        </w:rPr>
        <w:t xml:space="preserve">          </w:t>
      </w:r>
      <w:r>
        <w:rPr>
          <w:sz w:val="28"/>
          <w:szCs w:val="28"/>
          <w:lang w:eastAsia="en-IN"/>
        </w:rPr>
        <w:t>The CodeHalu taxonomy [1</w:t>
      </w:r>
      <w:r w:rsidR="007C6FFB">
        <w:rPr>
          <w:sz w:val="28"/>
          <w:szCs w:val="28"/>
          <w:lang w:eastAsia="en-IN"/>
        </w:rPr>
        <w:t>4</w:t>
      </w:r>
      <w:r>
        <w:rPr>
          <w:sz w:val="28"/>
          <w:szCs w:val="28"/>
          <w:lang w:eastAsia="en-IN"/>
        </w:rPr>
        <w:t>] and the hybrid static-dynamic detection approach of Yang et al. [</w:t>
      </w:r>
      <w:r w:rsidR="007C6FFB">
        <w:rPr>
          <w:sz w:val="28"/>
          <w:szCs w:val="28"/>
          <w:lang w:eastAsia="en-IN"/>
        </w:rPr>
        <w:t>8</w:t>
      </w:r>
      <w:r>
        <w:rPr>
          <w:sz w:val="28"/>
          <w:szCs w:val="28"/>
          <w:lang w:eastAsia="en-IN"/>
        </w:rPr>
        <w:t>] demonstrate that code hallucinations can be systematically classified into structured categories. This validates the design of the proposed client-side detection module, which uses AST analysis, library API validation, and dynamic execution testing to generate structured error labels that drive hallucination</w:t>
      </w:r>
      <w:r w:rsidR="00993FE6">
        <w:rPr>
          <w:sz w:val="28"/>
          <w:szCs w:val="28"/>
          <w:lang w:eastAsia="en-IN"/>
        </w:rPr>
        <w:t xml:space="preserve"> </w:t>
      </w:r>
      <w:r>
        <w:rPr>
          <w:sz w:val="28"/>
          <w:szCs w:val="28"/>
          <w:lang w:eastAsia="en-IN"/>
        </w:rPr>
        <w:t>aware dataset construction and federated aggregation weighting.</w:t>
      </w:r>
    </w:p>
    <w:p w14:paraId="00CD8260" w14:textId="795C9043" w:rsidR="0041073B" w:rsidRDefault="00000000">
      <w:pPr>
        <w:spacing w:before="240" w:after="240" w:line="360" w:lineRule="auto"/>
        <w:jc w:val="both"/>
        <w:rPr>
          <w:sz w:val="28"/>
          <w:szCs w:val="28"/>
          <w:lang w:eastAsia="en-IN"/>
        </w:rPr>
      </w:pPr>
      <w:r>
        <w:rPr>
          <w:b/>
          <w:bCs/>
          <w:sz w:val="28"/>
          <w:szCs w:val="28"/>
          <w:lang w:val="en-GB" w:eastAsia="en-IN"/>
        </w:rPr>
        <w:t>Research Gap</w:t>
      </w:r>
      <w:r>
        <w:rPr>
          <w:sz w:val="28"/>
          <w:szCs w:val="28"/>
          <w:lang w:val="en-GB" w:eastAsia="en-IN"/>
        </w:rPr>
        <w:t xml:space="preserve"> </w:t>
      </w:r>
      <w:r>
        <w:rPr>
          <w:sz w:val="28"/>
          <w:szCs w:val="28"/>
          <w:lang w:eastAsia="en-IN"/>
        </w:rPr>
        <w:t>The existing literature lacks a unified framework that integrates multiple critical aspects of hallucination-aware code generation. Specifically, prior works do not simultaneously combine (i) client-side static and dynamic hallucination analysis tailored for code LLMs (ii) privacy-preserving LoRA-based federated learning without centralizing raw code, and (iii) aggregation strategies that prioritize clients with richer hallucination-error patterns. While these components have been individually explored such as hybrid static-dynamic detection approaches [</w:t>
      </w:r>
      <w:r w:rsidR="007C6FFB">
        <w:rPr>
          <w:sz w:val="28"/>
          <w:szCs w:val="28"/>
          <w:lang w:eastAsia="en-IN"/>
        </w:rPr>
        <w:t>8</w:t>
      </w:r>
      <w:r>
        <w:rPr>
          <w:sz w:val="28"/>
          <w:szCs w:val="28"/>
          <w:lang w:eastAsia="en-IN"/>
        </w:rPr>
        <w:t>] or federated LoRA fine-tuning techniques [</w:t>
      </w:r>
      <w:r w:rsidR="007C6FFB">
        <w:rPr>
          <w:sz w:val="28"/>
          <w:szCs w:val="28"/>
          <w:lang w:eastAsia="en-IN"/>
        </w:rPr>
        <w:t>3</w:t>
      </w:r>
      <w:r>
        <w:rPr>
          <w:sz w:val="28"/>
          <w:szCs w:val="28"/>
          <w:lang w:eastAsia="en-IN"/>
        </w:rPr>
        <w:t>][</w:t>
      </w:r>
      <w:r w:rsidR="007C6FFB">
        <w:rPr>
          <w:sz w:val="28"/>
          <w:szCs w:val="28"/>
          <w:lang w:eastAsia="en-IN"/>
        </w:rPr>
        <w:t>13</w:t>
      </w:r>
      <w:r>
        <w:rPr>
          <w:sz w:val="28"/>
          <w:szCs w:val="28"/>
          <w:lang w:eastAsia="en-IN"/>
        </w:rPr>
        <w:t xml:space="preserve">] there remains a clear gap in integrating them into a single cohesive system. Moreover, existing solutions often fail to address challenges such as heterogeneous defect distributions across clients, data privacy constraints, and end-to-end interpretability. </w:t>
      </w:r>
    </w:p>
    <w:p w14:paraId="3F2FB238" w14:textId="0E8054EE" w:rsidR="0041073B" w:rsidRDefault="00000000" w:rsidP="00B50770">
      <w:pPr>
        <w:spacing w:before="240" w:after="240" w:line="360" w:lineRule="auto"/>
        <w:jc w:val="both"/>
        <w:rPr>
          <w:sz w:val="28"/>
          <w:szCs w:val="28"/>
          <w:lang w:eastAsia="en-IN"/>
        </w:rPr>
      </w:pPr>
      <w:r>
        <w:rPr>
          <w:sz w:val="28"/>
          <w:szCs w:val="28"/>
          <w:lang w:eastAsia="en-IN"/>
        </w:rPr>
        <w:t>To bridge this gap, this project proposes a unified Fed-Error Average pipeline that tightly integrates client-side hallucination detection, information gathering and federated LoRA fine-tuning, thereby enabling a privacy</w:t>
      </w:r>
      <w:r w:rsidR="00192FD6">
        <w:rPr>
          <w:sz w:val="28"/>
          <w:szCs w:val="28"/>
          <w:lang w:eastAsia="en-IN"/>
        </w:rPr>
        <w:t xml:space="preserve"> </w:t>
      </w:r>
      <w:r>
        <w:rPr>
          <w:sz w:val="28"/>
          <w:szCs w:val="28"/>
          <w:lang w:eastAsia="en-IN"/>
        </w:rPr>
        <w:t>preserving, interpretable, and robust framework for improving the reliability of LLM-generated code</w:t>
      </w:r>
      <w:r w:rsidR="00B50770">
        <w:rPr>
          <w:sz w:val="28"/>
          <w:szCs w:val="28"/>
          <w:lang w:eastAsia="en-IN"/>
        </w:rPr>
        <w:t>.</w:t>
      </w:r>
    </w:p>
    <w:p w14:paraId="23D4F3A6" w14:textId="77777777" w:rsidR="0041073B" w:rsidRDefault="00000000">
      <w:pPr>
        <w:jc w:val="center"/>
        <w:rPr>
          <w:b/>
          <w:bCs/>
          <w:sz w:val="28"/>
          <w:szCs w:val="28"/>
        </w:rPr>
      </w:pPr>
      <w:r>
        <w:rPr>
          <w:b/>
          <w:bCs/>
          <w:sz w:val="28"/>
          <w:szCs w:val="28"/>
        </w:rPr>
        <w:lastRenderedPageBreak/>
        <w:t xml:space="preserve">CHAPTER 3 </w:t>
      </w:r>
    </w:p>
    <w:p w14:paraId="3B93F0F6" w14:textId="77777777" w:rsidR="0041073B" w:rsidRDefault="0041073B">
      <w:pPr>
        <w:jc w:val="center"/>
        <w:rPr>
          <w:b/>
          <w:bCs/>
          <w:sz w:val="28"/>
          <w:szCs w:val="28"/>
        </w:rPr>
      </w:pPr>
    </w:p>
    <w:p w14:paraId="358FD60C" w14:textId="77777777" w:rsidR="0041073B" w:rsidRPr="00993FE6" w:rsidRDefault="00000000">
      <w:pPr>
        <w:pStyle w:val="Heading1"/>
        <w:jc w:val="center"/>
      </w:pPr>
      <w:r w:rsidRPr="00993FE6">
        <w:t>HALLUCINATION AWARE FEDERATED FRAMWORK FOR LLM</w:t>
      </w:r>
    </w:p>
    <w:p w14:paraId="6A136B8A" w14:textId="77777777" w:rsidR="0041073B" w:rsidRDefault="0041073B">
      <w:pPr>
        <w:pStyle w:val="Heading1"/>
        <w:jc w:val="center"/>
      </w:pPr>
    </w:p>
    <w:p w14:paraId="71EFE281" w14:textId="77777777" w:rsidR="00C64056" w:rsidRDefault="00C64056">
      <w:pPr>
        <w:pStyle w:val="Heading1"/>
        <w:jc w:val="center"/>
      </w:pPr>
    </w:p>
    <w:p w14:paraId="06117D87" w14:textId="77777777" w:rsidR="0041073B" w:rsidRPr="00C64056" w:rsidRDefault="00000000">
      <w:pPr>
        <w:pStyle w:val="ListParagraph"/>
        <w:numPr>
          <w:ilvl w:val="1"/>
          <w:numId w:val="19"/>
        </w:numPr>
        <w:tabs>
          <w:tab w:val="left" w:pos="722"/>
        </w:tabs>
        <w:spacing w:before="42" w:after="240"/>
        <w:ind w:left="722" w:hanging="420"/>
        <w:rPr>
          <w:b/>
          <w:sz w:val="28"/>
        </w:rPr>
      </w:pPr>
      <w:r>
        <w:rPr>
          <w:b/>
          <w:spacing w:val="-4"/>
          <w:sz w:val="28"/>
        </w:rPr>
        <w:t>SYSTEM OVERVIEW</w:t>
      </w:r>
    </w:p>
    <w:p w14:paraId="6D430C14" w14:textId="77777777" w:rsidR="00C64056" w:rsidRDefault="00C64056" w:rsidP="00C64056">
      <w:pPr>
        <w:pStyle w:val="ListParagraph"/>
        <w:tabs>
          <w:tab w:val="left" w:pos="722"/>
        </w:tabs>
        <w:spacing w:before="42" w:after="240"/>
        <w:ind w:left="722" w:firstLine="0"/>
        <w:rPr>
          <w:b/>
          <w:sz w:val="28"/>
        </w:rPr>
      </w:pPr>
    </w:p>
    <w:p w14:paraId="68096933" w14:textId="77777777" w:rsidR="0041073B" w:rsidRDefault="00000000">
      <w:pPr>
        <w:spacing w:line="360" w:lineRule="auto"/>
        <w:ind w:left="283" w:firstLine="437"/>
        <w:jc w:val="both"/>
        <w:rPr>
          <w:sz w:val="28"/>
          <w:szCs w:val="28"/>
          <w:lang w:val="en-IN"/>
        </w:rPr>
      </w:pPr>
      <w:r>
        <w:rPr>
          <w:sz w:val="28"/>
          <w:szCs w:val="28"/>
          <w:lang w:val="en-IN"/>
        </w:rPr>
        <w:t>The proposed system is organized into two tiers: the client tier and the server tier. These tiers interact through parameter exchange mechanism, where only LoRA adapter weights are shared, never the raw data.</w:t>
      </w:r>
    </w:p>
    <w:p w14:paraId="4C15BC78" w14:textId="77777777" w:rsidR="0041073B" w:rsidRDefault="0041073B">
      <w:pPr>
        <w:spacing w:line="360" w:lineRule="auto"/>
        <w:ind w:left="283" w:firstLine="437"/>
        <w:jc w:val="both"/>
        <w:rPr>
          <w:sz w:val="28"/>
          <w:szCs w:val="28"/>
          <w:lang w:val="en-IN"/>
        </w:rPr>
      </w:pPr>
    </w:p>
    <w:p w14:paraId="78EC137E" w14:textId="77777777" w:rsidR="0041073B" w:rsidRDefault="00000000">
      <w:pPr>
        <w:spacing w:line="360" w:lineRule="auto"/>
        <w:ind w:left="283" w:firstLine="437"/>
        <w:jc w:val="both"/>
        <w:rPr>
          <w:sz w:val="28"/>
          <w:szCs w:val="28"/>
          <w:lang w:val="en-IN"/>
        </w:rPr>
      </w:pPr>
      <w:r>
        <w:rPr>
          <w:sz w:val="28"/>
          <w:szCs w:val="28"/>
          <w:lang w:val="en-IN"/>
        </w:rPr>
        <w:t>At the client tier, each participating client operates as a fully independent code generation and fine-tuning unit. A client receives a benchmark dataset or dataset partition, generates code using the frozen base LLM then subjects the generated code to a hallucination detection pipeline, and constructs a local training dataset from the outcomes. The client then performs supervised fine-tuning(SFT) using LoRA on this locally assembled dataset, producing a set of client-specific adapter weights. These weights encode the learning the model derived from that client's error patterns and corrected programs.</w:t>
      </w:r>
    </w:p>
    <w:p w14:paraId="13B4C90E" w14:textId="77777777" w:rsidR="0041073B" w:rsidRDefault="0041073B">
      <w:pPr>
        <w:spacing w:line="360" w:lineRule="auto"/>
        <w:ind w:left="283" w:firstLine="437"/>
        <w:jc w:val="both"/>
        <w:rPr>
          <w:sz w:val="28"/>
          <w:szCs w:val="28"/>
          <w:lang w:val="en-IN"/>
        </w:rPr>
      </w:pPr>
    </w:p>
    <w:p w14:paraId="1991D05E" w14:textId="77777777" w:rsidR="0041073B" w:rsidRDefault="00000000">
      <w:pPr>
        <w:pStyle w:val="ListParagraph"/>
        <w:spacing w:before="42" w:after="240" w:line="360" w:lineRule="auto"/>
        <w:ind w:left="283" w:firstLine="437"/>
        <w:jc w:val="both"/>
        <w:rPr>
          <w:bCs/>
          <w:sz w:val="28"/>
          <w:szCs w:val="28"/>
        </w:rPr>
      </w:pPr>
      <w:r>
        <w:rPr>
          <w:sz w:val="28"/>
          <w:szCs w:val="28"/>
          <w:lang w:val="en-IN"/>
        </w:rPr>
        <w:t>The server tier consists of a central aggregation server whose sole responsibility is to collect LoRA adapters from all clients at the end of each communication round, perform weighted averaging to produce a global adapter, and redistribute that global adapter back to all clients. The server performs no code generation or evaluation; it is purely a coordinator. It is important to note that it never has access to the raw datasets, generated code, or problem statements from any client.</w:t>
      </w:r>
      <w:r>
        <w:rPr>
          <w:sz w:val="28"/>
          <w:szCs w:val="28"/>
        </w:rPr>
        <w:t xml:space="preserve"> </w:t>
      </w:r>
      <w:r>
        <w:rPr>
          <w:bCs/>
          <w:sz w:val="28"/>
          <w:szCs w:val="28"/>
        </w:rPr>
        <w:t>The full pipeline is illustrated in Figure 3.1 and Figure 3.2.</w:t>
      </w:r>
    </w:p>
    <w:p w14:paraId="6536A79B" w14:textId="77777777" w:rsidR="00C64056" w:rsidRDefault="00C64056">
      <w:pPr>
        <w:pStyle w:val="ListParagraph"/>
        <w:spacing w:before="42" w:after="240" w:line="360" w:lineRule="auto"/>
        <w:ind w:left="283" w:firstLine="437"/>
        <w:jc w:val="both"/>
        <w:rPr>
          <w:bCs/>
          <w:sz w:val="28"/>
          <w:szCs w:val="28"/>
        </w:rPr>
      </w:pPr>
    </w:p>
    <w:p w14:paraId="0BB94E3F" w14:textId="77777777" w:rsidR="00C64056" w:rsidRDefault="00C64056">
      <w:pPr>
        <w:pStyle w:val="ListParagraph"/>
        <w:spacing w:before="42" w:after="240" w:line="360" w:lineRule="auto"/>
        <w:ind w:left="283" w:firstLine="437"/>
        <w:jc w:val="both"/>
        <w:rPr>
          <w:bCs/>
          <w:sz w:val="28"/>
          <w:szCs w:val="28"/>
        </w:rPr>
      </w:pPr>
    </w:p>
    <w:p w14:paraId="56611B50" w14:textId="1B92E9F5" w:rsidR="00B313D6" w:rsidRPr="00B313D6" w:rsidRDefault="00C64056" w:rsidP="00B313D6">
      <w:pPr>
        <w:pStyle w:val="ListParagraph"/>
        <w:numPr>
          <w:ilvl w:val="1"/>
          <w:numId w:val="19"/>
        </w:numPr>
        <w:tabs>
          <w:tab w:val="left" w:pos="722"/>
        </w:tabs>
        <w:spacing w:before="42" w:after="240"/>
        <w:ind w:left="722" w:hanging="420"/>
        <w:rPr>
          <w:b/>
          <w:spacing w:val="-4"/>
          <w:sz w:val="28"/>
        </w:rPr>
      </w:pPr>
      <w:r w:rsidRPr="00C64056">
        <w:rPr>
          <w:b/>
          <w:spacing w:val="-4"/>
          <w:sz w:val="28"/>
        </w:rPr>
        <w:lastRenderedPageBreak/>
        <w:t>OVERALL ARCHITECTURE</w:t>
      </w:r>
    </w:p>
    <w:p w14:paraId="701C38C2" w14:textId="7D5509D7" w:rsidR="00C64056" w:rsidRDefault="00000000" w:rsidP="00B313D6">
      <w:pPr>
        <w:pStyle w:val="ListParagraph"/>
        <w:tabs>
          <w:tab w:val="left" w:pos="722"/>
        </w:tabs>
        <w:spacing w:before="42" w:after="240"/>
        <w:ind w:left="0" w:firstLine="152"/>
        <w:rPr>
          <w:b/>
          <w:spacing w:val="-4"/>
          <w:sz w:val="28"/>
        </w:rPr>
      </w:pPr>
      <w:r>
        <w:rPr>
          <w:b/>
          <w:spacing w:val="-4"/>
          <w:sz w:val="28"/>
        </w:rPr>
        <w:t xml:space="preserve">  3.2.1 Client-Side Hallucination Detection and Dataset Construction</w:t>
      </w:r>
    </w:p>
    <w:p w14:paraId="03979636" w14:textId="77777777" w:rsidR="00C64056" w:rsidRPr="00BB3AD1" w:rsidRDefault="00C64056" w:rsidP="00BB3AD1">
      <w:pPr>
        <w:tabs>
          <w:tab w:val="left" w:pos="722"/>
        </w:tabs>
        <w:spacing w:before="42" w:after="240"/>
        <w:rPr>
          <w:b/>
          <w:sz w:val="28"/>
        </w:rPr>
      </w:pPr>
    </w:p>
    <w:p w14:paraId="3BA3DF5B" w14:textId="77777777" w:rsidR="0041073B" w:rsidRDefault="00000000">
      <w:pPr>
        <w:pStyle w:val="BodyText"/>
        <w:ind w:left="23"/>
        <w:rPr>
          <w:b/>
          <w:bCs/>
        </w:rPr>
      </w:pPr>
      <w:r>
        <w:rPr>
          <w:noProof/>
        </w:rPr>
        <w:drawing>
          <wp:inline distT="0" distB="0" distL="0" distR="0" wp14:anchorId="65DEA0DA" wp14:editId="32EC43FC">
            <wp:extent cx="5949950" cy="1264920"/>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AAAB6AAAAAAAAAAAAAAAAAAAAAAAAAAAAAAAAAAAAAAAAAAAAAAmiQAAK0GAAAAAAAAAAAAAAAAAAAoAAAACAAAAAEAAAABAAAA"/>
                        </a:ext>
                      </a:extLst>
                    </pic:cNvPicPr>
                  </pic:nvPicPr>
                  <pic:blipFill>
                    <a:blip r:embed="rId24"/>
                    <a:stretch>
                      <a:fillRect/>
                    </a:stretch>
                  </pic:blipFill>
                  <pic:spPr>
                    <a:xfrm>
                      <a:off x="0" y="0"/>
                      <a:ext cx="5949950" cy="1264920"/>
                    </a:xfrm>
                    <a:prstGeom prst="rect">
                      <a:avLst/>
                    </a:prstGeom>
                    <a:noFill/>
                    <a:ln w="12700">
                      <a:noFill/>
                    </a:ln>
                  </pic:spPr>
                </pic:pic>
              </a:graphicData>
            </a:graphic>
          </wp:inline>
        </w:drawing>
      </w:r>
    </w:p>
    <w:p w14:paraId="2C90DA59" w14:textId="77777777" w:rsidR="00BB3AD1" w:rsidRDefault="00BB3AD1" w:rsidP="00BB3AD1">
      <w:pPr>
        <w:spacing w:line="360" w:lineRule="auto"/>
        <w:ind w:left="283" w:firstLine="437"/>
        <w:jc w:val="right"/>
        <w:rPr>
          <w:sz w:val="28"/>
          <w:szCs w:val="28"/>
          <w:lang w:val="en-IN"/>
        </w:rPr>
      </w:pPr>
    </w:p>
    <w:p w14:paraId="6B83C509" w14:textId="77777777" w:rsidR="00BB3AD1" w:rsidRPr="00BB3AD1" w:rsidRDefault="00BB3AD1" w:rsidP="00BB3AD1">
      <w:pPr>
        <w:ind w:left="453"/>
        <w:jc w:val="center"/>
        <w:rPr>
          <w:sz w:val="28"/>
        </w:rPr>
      </w:pPr>
      <w:r w:rsidRPr="00BB3AD1">
        <w:rPr>
          <w:sz w:val="28"/>
        </w:rPr>
        <w:t>Figure:</w:t>
      </w:r>
      <w:r w:rsidRPr="00BB3AD1">
        <w:rPr>
          <w:spacing w:val="-6"/>
          <w:sz w:val="28"/>
        </w:rPr>
        <w:t xml:space="preserve"> </w:t>
      </w:r>
      <w:r w:rsidRPr="00BB3AD1">
        <w:rPr>
          <w:sz w:val="28"/>
        </w:rPr>
        <w:t>3.1</w:t>
      </w:r>
      <w:r w:rsidRPr="00BB3AD1">
        <w:rPr>
          <w:spacing w:val="-3"/>
          <w:sz w:val="28"/>
        </w:rPr>
        <w:t xml:space="preserve"> </w:t>
      </w:r>
      <w:r w:rsidRPr="00BB3AD1">
        <w:rPr>
          <w:sz w:val="28"/>
        </w:rPr>
        <w:t>–</w:t>
      </w:r>
      <w:r w:rsidRPr="00BB3AD1">
        <w:rPr>
          <w:spacing w:val="-4"/>
          <w:sz w:val="28"/>
        </w:rPr>
        <w:t xml:space="preserve"> </w:t>
      </w:r>
      <w:r w:rsidRPr="00BB3AD1">
        <w:rPr>
          <w:sz w:val="28"/>
        </w:rPr>
        <w:t>Client-side hallucination detection and dataset construction framework</w:t>
      </w:r>
    </w:p>
    <w:p w14:paraId="68F71F97" w14:textId="77777777" w:rsidR="00BB3AD1" w:rsidRDefault="00BB3AD1" w:rsidP="00BB3AD1">
      <w:pPr>
        <w:spacing w:line="360" w:lineRule="auto"/>
        <w:ind w:left="283" w:firstLine="437"/>
        <w:jc w:val="right"/>
        <w:rPr>
          <w:sz w:val="28"/>
          <w:szCs w:val="28"/>
          <w:lang w:val="en-IN"/>
        </w:rPr>
      </w:pPr>
    </w:p>
    <w:p w14:paraId="3E326062" w14:textId="4EF162D5" w:rsidR="0041073B" w:rsidRDefault="00000000">
      <w:pPr>
        <w:spacing w:line="360" w:lineRule="auto"/>
        <w:ind w:left="283" w:firstLine="437"/>
        <w:jc w:val="both"/>
        <w:rPr>
          <w:sz w:val="28"/>
          <w:szCs w:val="28"/>
          <w:lang w:val="en-IN"/>
        </w:rPr>
      </w:pPr>
      <w:r>
        <w:rPr>
          <w:sz w:val="28"/>
          <w:szCs w:val="28"/>
          <w:lang w:val="en-IN"/>
        </w:rPr>
        <w:t xml:space="preserve">The first phase is executed entirely within each client and encompasses all activities from code generation through dataset preparation. It begins with problem ingestion, where benchmark datasets (HumanEval, MBPP, and DS-1000) are loaded and each client is assigned a distinct dataset or partition to simulate heterogeneous data distributions in a real federated environment (Figure 3.1). For each task, a structured prompt is constructed by combining the problem description and the function signature. This prompt is then fed to the frozen Qwen2.5-Coder-3B </w:t>
      </w:r>
      <w:r w:rsidRPr="00BB3AD1">
        <w:rPr>
          <w:sz w:val="28"/>
          <w:szCs w:val="28"/>
          <w:lang w:val="en-IN"/>
        </w:rPr>
        <w:t>[</w:t>
      </w:r>
      <w:r w:rsidR="00BB3AD1" w:rsidRPr="00BB3AD1">
        <w:rPr>
          <w:sz w:val="28"/>
          <w:szCs w:val="28"/>
          <w:lang w:val="en-IN"/>
        </w:rPr>
        <w:t>16</w:t>
      </w:r>
      <w:r w:rsidRPr="00BB3AD1">
        <w:rPr>
          <w:sz w:val="28"/>
          <w:szCs w:val="28"/>
          <w:lang w:val="en-IN"/>
        </w:rPr>
        <w:t xml:space="preserve">]  </w:t>
      </w:r>
      <w:r>
        <w:rPr>
          <w:sz w:val="28"/>
          <w:szCs w:val="28"/>
          <w:lang w:val="en-IN"/>
        </w:rPr>
        <w:t>model using single-shot prompting, producing an initial code solution.</w:t>
      </w:r>
    </w:p>
    <w:p w14:paraId="3854CFCC" w14:textId="77777777" w:rsidR="00B313D6" w:rsidRDefault="00B313D6" w:rsidP="00C64056">
      <w:pPr>
        <w:spacing w:line="360" w:lineRule="auto"/>
        <w:ind w:left="283" w:firstLine="437"/>
        <w:jc w:val="both"/>
        <w:rPr>
          <w:sz w:val="28"/>
          <w:szCs w:val="28"/>
          <w:lang w:val="en-IN"/>
        </w:rPr>
      </w:pPr>
    </w:p>
    <w:p w14:paraId="2F49B817" w14:textId="3523C54C" w:rsidR="0041073B" w:rsidRDefault="00000000" w:rsidP="00C64056">
      <w:pPr>
        <w:spacing w:line="360" w:lineRule="auto"/>
        <w:ind w:left="283" w:firstLine="437"/>
        <w:jc w:val="both"/>
        <w:rPr>
          <w:sz w:val="28"/>
          <w:szCs w:val="28"/>
          <w:lang w:val="en-IN"/>
        </w:rPr>
      </w:pPr>
      <w:r>
        <w:rPr>
          <w:sz w:val="28"/>
          <w:szCs w:val="28"/>
          <w:lang w:val="en-IN"/>
        </w:rPr>
        <w:t xml:space="preserve">Once code is generated, it enters the hallucination detection pipeline. Static analysis is performed first using Python's AST module, which parses the generated code and inspects its structural representation. Following static analysis, a library and API validation step checks whether the functions, methods, and attributes called in the code correctly correspond to the actual interfaces provided by the libraries available in the execution environment. </w:t>
      </w:r>
    </w:p>
    <w:p w14:paraId="3495FE33" w14:textId="77777777" w:rsidR="00B313D6" w:rsidRDefault="00B313D6" w:rsidP="00C64056">
      <w:pPr>
        <w:spacing w:line="360" w:lineRule="auto"/>
        <w:ind w:left="283" w:firstLine="720"/>
        <w:jc w:val="both"/>
        <w:rPr>
          <w:sz w:val="28"/>
          <w:szCs w:val="28"/>
          <w:lang w:val="en-IN"/>
        </w:rPr>
      </w:pPr>
    </w:p>
    <w:p w14:paraId="3A28071F" w14:textId="28B4A120" w:rsidR="0041073B" w:rsidRDefault="00000000" w:rsidP="00C64056">
      <w:pPr>
        <w:spacing w:line="360" w:lineRule="auto"/>
        <w:ind w:left="283" w:firstLine="720"/>
        <w:jc w:val="both"/>
        <w:rPr>
          <w:sz w:val="28"/>
          <w:szCs w:val="28"/>
          <w:lang w:val="en-IN"/>
        </w:rPr>
      </w:pPr>
      <w:r>
        <w:rPr>
          <w:sz w:val="28"/>
          <w:szCs w:val="28"/>
          <w:lang w:val="en-IN"/>
        </w:rPr>
        <w:t xml:space="preserve">After static analysis, the code undergoes dynamic analysis by executing it </w:t>
      </w:r>
      <w:r>
        <w:rPr>
          <w:sz w:val="28"/>
          <w:szCs w:val="28"/>
          <w:lang w:val="en-IN"/>
        </w:rPr>
        <w:lastRenderedPageBreak/>
        <w:t>against the test cases provided by the benchmark dataset. Execution takes place in a controlled environment with timeout protection to prevent infinite loops from stalling the pipeline. Any runtime exceptions - including AssertionError, NameError, TypeError, ValueError, IndexError, and others - are captured along with their traceback information, including error type, error message, and the line number where the failure occurred. Failures in assertion checks, which indicate semantic or logical errors, are also recorded alongside the expected and actual outputs for each test case.</w:t>
      </w:r>
    </w:p>
    <w:p w14:paraId="03D0443B" w14:textId="77777777" w:rsidR="00B313D6" w:rsidRDefault="00B313D6" w:rsidP="00C64056">
      <w:pPr>
        <w:spacing w:line="360" w:lineRule="auto"/>
        <w:ind w:left="283" w:firstLine="720"/>
        <w:jc w:val="both"/>
        <w:rPr>
          <w:sz w:val="28"/>
          <w:szCs w:val="28"/>
          <w:lang w:val="en-IN"/>
        </w:rPr>
      </w:pPr>
    </w:p>
    <w:p w14:paraId="7AA7648D" w14:textId="7945BF7E" w:rsidR="0041073B" w:rsidRDefault="00000000" w:rsidP="00C64056">
      <w:pPr>
        <w:spacing w:line="360" w:lineRule="auto"/>
        <w:ind w:left="283" w:firstLine="720"/>
        <w:jc w:val="both"/>
        <w:rPr>
          <w:sz w:val="28"/>
          <w:szCs w:val="28"/>
          <w:lang w:val="en-IN"/>
        </w:rPr>
      </w:pPr>
      <w:r>
        <w:rPr>
          <w:sz w:val="28"/>
          <w:szCs w:val="28"/>
          <w:lang w:val="en-IN"/>
        </w:rPr>
        <w:t>These fault records, together with the original prompt, the generated code, and the canonical solution from the dataset, form the raw material for dataset construction.</w:t>
      </w:r>
    </w:p>
    <w:p w14:paraId="21100421" w14:textId="77777777" w:rsidR="00B313D6" w:rsidRDefault="00C64056" w:rsidP="00803921">
      <w:pPr>
        <w:spacing w:line="360" w:lineRule="auto"/>
        <w:ind w:left="283" w:firstLine="720"/>
        <w:jc w:val="both"/>
        <w:rPr>
          <w:sz w:val="28"/>
          <w:szCs w:val="28"/>
          <w:lang w:val="en-IN"/>
        </w:rPr>
      </w:pPr>
      <w:r>
        <w:rPr>
          <w:sz w:val="28"/>
          <w:szCs w:val="28"/>
          <w:lang w:val="en-IN"/>
        </w:rPr>
        <w:t xml:space="preserve"> </w:t>
      </w:r>
    </w:p>
    <w:p w14:paraId="04FFC3C8" w14:textId="67D63DDC" w:rsidR="00803921" w:rsidRDefault="00000000" w:rsidP="00803921">
      <w:pPr>
        <w:spacing w:line="360" w:lineRule="auto"/>
        <w:ind w:left="283" w:firstLine="720"/>
        <w:jc w:val="both"/>
        <w:rPr>
          <w:sz w:val="28"/>
          <w:szCs w:val="28"/>
          <w:lang w:val="en-IN"/>
        </w:rPr>
      </w:pPr>
      <w:r>
        <w:rPr>
          <w:sz w:val="28"/>
          <w:szCs w:val="28"/>
          <w:lang w:val="en-IN"/>
        </w:rPr>
        <w:t>Dataset construction organizes the above information into a structured format with columns including the dataset name, task identifier, prompt, status, AST analysis information, dynamic analysis information, library analysis information, the generated code, the target code (canonical solution), error sources, error types, error lines. The prompt and canonical solution columns are the primary training signal used in the subsequent LoRA fine-tuning stage. The error type and frequency information is recorded separately to be reported to the server for use in the Fed-Error Average aggregation.</w:t>
      </w:r>
    </w:p>
    <w:p w14:paraId="5BD79892" w14:textId="77777777" w:rsidR="00803921" w:rsidRDefault="00803921" w:rsidP="00803921">
      <w:pPr>
        <w:spacing w:line="360" w:lineRule="auto"/>
        <w:ind w:left="283" w:firstLine="720"/>
        <w:jc w:val="both"/>
        <w:rPr>
          <w:sz w:val="28"/>
          <w:szCs w:val="28"/>
          <w:lang w:val="en-IN"/>
        </w:rPr>
      </w:pPr>
    </w:p>
    <w:p w14:paraId="11AE0C32" w14:textId="10506582" w:rsidR="0041073B" w:rsidRPr="00803921" w:rsidRDefault="00000000" w:rsidP="00803921">
      <w:pPr>
        <w:tabs>
          <w:tab w:val="left" w:pos="722"/>
        </w:tabs>
        <w:spacing w:before="42" w:after="240"/>
        <w:rPr>
          <w:b/>
          <w:spacing w:val="-4"/>
          <w:sz w:val="28"/>
        </w:rPr>
      </w:pPr>
      <w:r w:rsidRPr="00803921">
        <w:rPr>
          <w:b/>
          <w:spacing w:val="-4"/>
          <w:sz w:val="28"/>
        </w:rPr>
        <w:t>3.2.2  LoRA Fine-Tuning and Federated Aggregation</w:t>
      </w:r>
    </w:p>
    <w:p w14:paraId="6B2A0B03" w14:textId="77777777" w:rsidR="00803921" w:rsidRDefault="00803921" w:rsidP="00803921">
      <w:pPr>
        <w:spacing w:line="360" w:lineRule="auto"/>
        <w:ind w:firstLine="720"/>
        <w:jc w:val="both"/>
        <w:rPr>
          <w:b/>
          <w:spacing w:val="-4"/>
          <w:sz w:val="28"/>
        </w:rPr>
      </w:pPr>
      <w:r>
        <w:rPr>
          <w:b/>
          <w:spacing w:val="-4"/>
          <w:sz w:val="28"/>
        </w:rPr>
        <w:tab/>
      </w:r>
    </w:p>
    <w:p w14:paraId="3374EF04" w14:textId="1E3B6BD4" w:rsidR="00803921" w:rsidRPr="00BB3AD1" w:rsidRDefault="00803921" w:rsidP="00BB3AD1">
      <w:pPr>
        <w:spacing w:line="360" w:lineRule="auto"/>
        <w:ind w:firstLine="720"/>
        <w:jc w:val="both"/>
        <w:rPr>
          <w:b/>
          <w:spacing w:val="-4"/>
          <w:sz w:val="28"/>
        </w:rPr>
      </w:pPr>
      <w:r>
        <w:rPr>
          <w:sz w:val="28"/>
          <w:szCs w:val="28"/>
          <w:lang w:val="en-IN"/>
        </w:rPr>
        <w:t xml:space="preserve">Refer to Figure 3.2,the second phase begins once the client has assembled its dataset from Phase 1. The base Qwen2.5-Coder-3B model is loaded and base model is frozen and LoRA adapter modules are injected into all seven projection matrices of each transformer layer.This comprehensive injection ensures that the adapter can influence both the attention and feed-forward computations across all 36 transformer </w:t>
      </w:r>
      <w:r>
        <w:rPr>
          <w:sz w:val="28"/>
          <w:szCs w:val="28"/>
          <w:lang w:val="en-IN"/>
        </w:rPr>
        <w:lastRenderedPageBreak/>
        <w:t>layers of the model(QwenCoder)</w:t>
      </w:r>
      <w:r w:rsidR="00BB3AD1">
        <w:rPr>
          <w:sz w:val="28"/>
          <w:szCs w:val="28"/>
          <w:lang w:val="en-IN"/>
        </w:rPr>
        <w:t>.</w:t>
      </w:r>
    </w:p>
    <w:p w14:paraId="767DBF18" w14:textId="77777777" w:rsidR="00BB3AD1" w:rsidRPr="00BB3AD1" w:rsidRDefault="00BB3AD1" w:rsidP="00BB3AD1">
      <w:pPr>
        <w:ind w:left="453"/>
        <w:jc w:val="center"/>
        <w:rPr>
          <w:sz w:val="28"/>
        </w:rPr>
      </w:pPr>
    </w:p>
    <w:p w14:paraId="5D1699A0" w14:textId="77777777" w:rsidR="0041073B" w:rsidRDefault="00000000">
      <w:pPr>
        <w:spacing w:line="360" w:lineRule="auto"/>
        <w:jc w:val="center"/>
      </w:pPr>
      <w:r>
        <w:rPr>
          <w:noProof/>
        </w:rPr>
        <w:drawing>
          <wp:inline distT="0" distB="0" distL="0" distR="0" wp14:anchorId="78FB457E" wp14:editId="035417CC">
            <wp:extent cx="3855720" cy="2701384"/>
            <wp:effectExtent l="0" t="0" r="0" b="3810"/>
            <wp:docPr id="2" name="Pictur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58"/>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AAAB6AAAAAAAAAAAAAAAAAAAAAAAAAAAAAAAAAAAAAAAAAAAAAA2BsAAIITAAAAAAAAAAAAAAAAAAAoAAAACAAAAAEAAAABAAAA"/>
                        </a:ext>
                      </a:extLst>
                    </pic:cNvPicPr>
                  </pic:nvPicPr>
                  <pic:blipFill>
                    <a:blip r:embed="rId25"/>
                    <a:stretch>
                      <a:fillRect/>
                    </a:stretch>
                  </pic:blipFill>
                  <pic:spPr>
                    <a:xfrm>
                      <a:off x="0" y="0"/>
                      <a:ext cx="3860376" cy="2704646"/>
                    </a:xfrm>
                    <a:prstGeom prst="rect">
                      <a:avLst/>
                    </a:prstGeom>
                    <a:noFill/>
                    <a:ln w="12700">
                      <a:noFill/>
                    </a:ln>
                  </pic:spPr>
                </pic:pic>
              </a:graphicData>
            </a:graphic>
          </wp:inline>
        </w:drawing>
      </w:r>
    </w:p>
    <w:p w14:paraId="4FF8644F" w14:textId="77777777" w:rsidR="00BB3AD1" w:rsidRDefault="00BB3AD1">
      <w:pPr>
        <w:spacing w:line="360" w:lineRule="auto"/>
        <w:jc w:val="center"/>
      </w:pPr>
    </w:p>
    <w:p w14:paraId="68A45970" w14:textId="77777777" w:rsidR="00BB3AD1" w:rsidRDefault="00BB3AD1" w:rsidP="00BB3AD1">
      <w:pPr>
        <w:ind w:left="453"/>
        <w:jc w:val="center"/>
        <w:rPr>
          <w:sz w:val="28"/>
        </w:rPr>
      </w:pPr>
      <w:ins w:id="82" w:author="Unknown" w:date="2026-03-23T10:39:00Z">
        <w:r w:rsidRPr="00BB3AD1">
          <w:rPr>
            <w:sz w:val="28"/>
          </w:rPr>
          <w:t>Fig</w:t>
        </w:r>
      </w:ins>
      <w:r w:rsidRPr="00BB3AD1">
        <w:rPr>
          <w:sz w:val="28"/>
        </w:rPr>
        <w:t>ure</w:t>
      </w:r>
      <w:ins w:id="83" w:author="Unknown" w:date="2026-03-23T10:39:00Z">
        <w:r w:rsidRPr="00BB3AD1">
          <w:rPr>
            <w:sz w:val="28"/>
          </w:rPr>
          <w:t xml:space="preserve">: 3.2 </w:t>
        </w:r>
      </w:ins>
      <w:r w:rsidRPr="00BB3AD1">
        <w:rPr>
          <w:sz w:val="28"/>
        </w:rPr>
        <w:t>LoRA Fine tuning and federated aggregation</w:t>
      </w:r>
    </w:p>
    <w:p w14:paraId="4710898F" w14:textId="62E1DF30" w:rsidR="0041073B" w:rsidRDefault="0041073B">
      <w:pPr>
        <w:spacing w:line="360" w:lineRule="auto"/>
        <w:jc w:val="center"/>
        <w:rPr>
          <w:sz w:val="28"/>
          <w:szCs w:val="28"/>
          <w:lang w:val="en-IN"/>
        </w:rPr>
      </w:pPr>
    </w:p>
    <w:p w14:paraId="4424403F" w14:textId="77777777" w:rsidR="0041073B" w:rsidRDefault="0041073B">
      <w:pPr>
        <w:spacing w:line="360" w:lineRule="auto"/>
        <w:ind w:left="283" w:firstLine="437"/>
        <w:jc w:val="both"/>
        <w:rPr>
          <w:sz w:val="28"/>
          <w:szCs w:val="28"/>
          <w:lang w:val="en-IN"/>
        </w:rPr>
      </w:pPr>
    </w:p>
    <w:p w14:paraId="3DC188A1" w14:textId="77777777" w:rsidR="0041073B" w:rsidRDefault="00000000">
      <w:pPr>
        <w:spacing w:line="360" w:lineRule="auto"/>
        <w:ind w:left="283" w:firstLine="437"/>
        <w:jc w:val="both"/>
        <w:rPr>
          <w:sz w:val="28"/>
          <w:szCs w:val="28"/>
          <w:lang w:val="en-IN"/>
        </w:rPr>
      </w:pPr>
      <w:r>
        <w:rPr>
          <w:sz w:val="28"/>
          <w:szCs w:val="28"/>
          <w:lang w:val="en-IN"/>
        </w:rPr>
        <w:t>The LoRA rank is set to 16 and the scaling factor alpha to 32, yielding an effective scaling multiplier of 2. With these setting we get 504 adapter in total, corresponding to 36 layers. The total number of trainable LoRA parameters across the model is approximately 29.9 million, which is a small fraction of the full 3.09 billion parameters. All original model weights remain strictly frozen throughout training; only the LoRA adapter matrices are updated.</w:t>
      </w:r>
    </w:p>
    <w:p w14:paraId="44A356DD" w14:textId="77777777" w:rsidR="0041073B" w:rsidRDefault="0041073B">
      <w:pPr>
        <w:spacing w:line="360" w:lineRule="auto"/>
        <w:ind w:left="283" w:firstLine="437"/>
        <w:jc w:val="both"/>
        <w:rPr>
          <w:sz w:val="28"/>
          <w:szCs w:val="28"/>
          <w:lang w:val="en-IN"/>
        </w:rPr>
      </w:pPr>
    </w:p>
    <w:p w14:paraId="494835F9" w14:textId="77777777" w:rsidR="0041073B" w:rsidRDefault="00000000">
      <w:pPr>
        <w:spacing w:line="360" w:lineRule="auto"/>
        <w:ind w:left="283" w:firstLine="437"/>
        <w:jc w:val="both"/>
        <w:rPr>
          <w:sz w:val="28"/>
          <w:szCs w:val="28"/>
          <w:lang w:val="en-IN"/>
        </w:rPr>
      </w:pPr>
      <w:r>
        <w:rPr>
          <w:sz w:val="28"/>
          <w:szCs w:val="28"/>
          <w:lang w:val="en-IN"/>
        </w:rPr>
        <w:t>Training is conducted using supervised fine-tuning (SFT) . After training completes, the LoRA adapter weights are saved as a .pt checkpoint file and prepared for transmission to the central server. No model weights, no raw data, and no code examples leave the client at this stage; only the compact adapter checkpoint is sent.</w:t>
      </w:r>
    </w:p>
    <w:p w14:paraId="724B7B8E" w14:textId="77777777" w:rsidR="0041073B" w:rsidRDefault="0041073B">
      <w:pPr>
        <w:spacing w:line="360" w:lineRule="auto"/>
        <w:ind w:left="283" w:firstLine="437"/>
        <w:jc w:val="both"/>
        <w:rPr>
          <w:sz w:val="28"/>
          <w:szCs w:val="28"/>
          <w:lang w:val="en-IN"/>
        </w:rPr>
      </w:pPr>
    </w:p>
    <w:p w14:paraId="54CFD837" w14:textId="77777777" w:rsidR="0041073B" w:rsidRDefault="00000000">
      <w:pPr>
        <w:spacing w:line="360" w:lineRule="auto"/>
        <w:ind w:left="283" w:firstLine="437"/>
        <w:jc w:val="both"/>
        <w:rPr>
          <w:sz w:val="28"/>
          <w:szCs w:val="28"/>
          <w:lang w:val="en-IN"/>
        </w:rPr>
      </w:pPr>
      <w:r>
        <w:rPr>
          <w:sz w:val="28"/>
          <w:szCs w:val="28"/>
          <w:lang w:val="en-IN"/>
        </w:rPr>
        <w:t xml:space="preserve">At the server, the Fed-Error Average aggregation algorithm is applied. First, the server collects the adapter checkpoints and the error frequency reports from </w:t>
      </w:r>
      <w:r>
        <w:rPr>
          <w:sz w:val="28"/>
          <w:szCs w:val="28"/>
          <w:lang w:val="en-IN"/>
        </w:rPr>
        <w:lastRenderedPageBreak/>
        <w:t xml:space="preserve">all participating clients. For each error type e observed across all clients, the total error frequency </w:t>
      </w:r>
      <m:oMath>
        <m:sSub>
          <m:sSubPr>
            <m:ctrlPr>
              <w:rPr>
                <w:rFonts w:ascii="Cambria Math" w:hAnsi="Cambria Math"/>
                <w:i/>
                <w:noProof/>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sz w:val="28"/>
          <w:szCs w:val="28"/>
          <w:lang w:val="en-IN"/>
        </w:rPr>
        <w:t xml:space="preserve"> is computed by summing the counts of that error type across all clients. A normalized weight is then assigned to each error type based on its global frequency, reflecting how prevalent that category of error is across the federated system. For each client k, an error score </w:t>
      </w:r>
      <m:oMath>
        <m:sSub>
          <m:sSubPr>
            <m:ctrlPr>
              <w:rPr>
                <w:rFonts w:ascii="Cambria Math" w:hAnsi="Cambria Math"/>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sz w:val="28"/>
          <w:szCs w:val="28"/>
          <w:lang w:val="en-IN"/>
        </w:rPr>
        <w:t xml:space="preserve"> is computed by multiplying the count of each error type on that client by the corresponding global weight and summing across all error types. This score quantifies how rich or diverse the client's error distribution is relative to the overall population.</w:t>
      </w:r>
    </w:p>
    <w:p w14:paraId="44A6A9E5" w14:textId="77777777" w:rsidR="0041073B" w:rsidRDefault="0041073B">
      <w:pPr>
        <w:spacing w:line="360" w:lineRule="auto"/>
        <w:ind w:left="283" w:firstLine="437"/>
        <w:jc w:val="both"/>
        <w:rPr>
          <w:sz w:val="28"/>
          <w:szCs w:val="28"/>
          <w:lang w:val="en-IN"/>
        </w:rPr>
      </w:pPr>
    </w:p>
    <w:p w14:paraId="48D08FF5" w14:textId="77777777" w:rsidR="0041073B" w:rsidRDefault="00000000">
      <w:pPr>
        <w:spacing w:line="360" w:lineRule="auto"/>
        <w:ind w:left="283" w:firstLine="437"/>
        <w:jc w:val="both"/>
        <w:rPr>
          <w:sz w:val="28"/>
          <w:szCs w:val="28"/>
          <w:lang w:val="en-IN"/>
        </w:rPr>
      </w:pPr>
      <w:r>
        <w:rPr>
          <w:sz w:val="28"/>
          <w:szCs w:val="28"/>
          <w:lang w:val="en-IN"/>
        </w:rPr>
        <w:t xml:space="preserve">Each client's aggregation weight </w:t>
      </w:r>
      <m:oMath>
        <m:sSub>
          <m:sSubPr>
            <m:ctrlPr>
              <w:rPr>
                <w:rFonts w:ascii="Cambria Math" w:hAnsi="Cambria Math"/>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sz w:val="28"/>
          <w:szCs w:val="28"/>
          <w:lang w:val="en-IN"/>
        </w:rPr>
        <w:t xml:space="preserve"> is obtained by normalizing its error score </w:t>
      </w:r>
      <m:oMath>
        <m:sSub>
          <m:sSubPr>
            <m:ctrlPr>
              <w:rPr>
                <w:rFonts w:ascii="Cambria Math" w:hAnsi="Cambria Math"/>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sz w:val="28"/>
          <w:szCs w:val="28"/>
          <w:lang w:val="en-IN"/>
        </w:rPr>
        <w:t xml:space="preserve"> against the sum of all clients' error scores. These weights replace the sample-size-based weights used in standard FedAvg. The global adapter at round t+1 is then computed as the weighted average of all clients' adapter weights at round t, with each client weighted by its </w:t>
      </w:r>
      <m:oMath>
        <m:sSub>
          <m:sSubPr>
            <m:ctrlPr>
              <w:rPr>
                <w:rFonts w:ascii="Cambria Math" w:hAnsi="Cambria Math"/>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sz w:val="28"/>
          <w:szCs w:val="28"/>
          <w:lang w:val="en-IN"/>
        </w:rPr>
        <w:t>. The resulting global adapter is redistributed to all clients, who load it alongside the frozen base model to obtain an improved code generation system. This completes one federated communication round, and the process can be repeated for subsequent rounds.</w:t>
      </w:r>
    </w:p>
    <w:p w14:paraId="042F74B6" w14:textId="77777777" w:rsidR="0041073B" w:rsidRDefault="0041073B">
      <w:pPr>
        <w:spacing w:line="360" w:lineRule="auto"/>
        <w:ind w:left="283" w:firstLine="437"/>
        <w:rPr>
          <w:ins w:id="84" w:author="Unknown" w:date="2026-03-23T10:39:00Z"/>
          <w:sz w:val="28"/>
          <w:szCs w:val="28"/>
          <w:lang w:val="en-IN"/>
        </w:rPr>
      </w:pPr>
    </w:p>
    <w:p w14:paraId="2B9D2144" w14:textId="77777777" w:rsidR="0041073B" w:rsidRDefault="0041073B">
      <w:pPr>
        <w:spacing w:line="360" w:lineRule="auto"/>
        <w:rPr>
          <w:sz w:val="28"/>
          <w:szCs w:val="28"/>
          <w:lang w:val="en-IN"/>
        </w:rPr>
      </w:pPr>
    </w:p>
    <w:p w14:paraId="4611FB8E" w14:textId="77777777" w:rsidR="0041073B" w:rsidRDefault="00000000">
      <w:pPr>
        <w:pStyle w:val="ListParagraph"/>
        <w:numPr>
          <w:ilvl w:val="1"/>
          <w:numId w:val="19"/>
        </w:numPr>
        <w:tabs>
          <w:tab w:val="left" w:pos="722"/>
        </w:tabs>
        <w:spacing w:before="42" w:after="240"/>
        <w:ind w:left="722" w:hanging="420"/>
        <w:rPr>
          <w:b/>
          <w:spacing w:val="-4"/>
          <w:sz w:val="28"/>
        </w:rPr>
      </w:pPr>
      <w:r>
        <w:rPr>
          <w:b/>
          <w:spacing w:val="-4"/>
          <w:sz w:val="28"/>
        </w:rPr>
        <w:t>MODULES BREAKDOWN</w:t>
      </w:r>
    </w:p>
    <w:p w14:paraId="3AEC45DC" w14:textId="345D7731" w:rsidR="0041073B" w:rsidRPr="00EA7004" w:rsidRDefault="00EA7004" w:rsidP="00EA7004">
      <w:pPr>
        <w:pStyle w:val="ListParagraph"/>
        <w:tabs>
          <w:tab w:val="left" w:pos="722"/>
        </w:tabs>
        <w:spacing w:before="42" w:after="240"/>
        <w:ind w:left="302" w:firstLine="0"/>
        <w:rPr>
          <w:b/>
          <w:sz w:val="28"/>
        </w:rPr>
      </w:pPr>
      <w:r>
        <w:rPr>
          <w:b/>
          <w:bCs/>
          <w:color w:val="000000"/>
          <w:sz w:val="28"/>
          <w:szCs w:val="28"/>
        </w:rPr>
        <w:t xml:space="preserve">3.3.1 </w:t>
      </w:r>
      <w:r w:rsidR="00000000" w:rsidRPr="00EA7004">
        <w:rPr>
          <w:b/>
          <w:bCs/>
          <w:color w:val="000000"/>
          <w:sz w:val="28"/>
          <w:szCs w:val="28"/>
        </w:rPr>
        <w:t>Code Generation Module</w:t>
      </w:r>
    </w:p>
    <w:p w14:paraId="764AD8DF" w14:textId="3CB92B8A" w:rsidR="0041073B" w:rsidRPr="00EA7004" w:rsidRDefault="00000000" w:rsidP="00EA7004">
      <w:pPr>
        <w:pStyle w:val="ListParagraph"/>
        <w:tabs>
          <w:tab w:val="left" w:pos="722"/>
        </w:tabs>
        <w:spacing w:before="42" w:after="240" w:line="360" w:lineRule="auto"/>
        <w:ind w:left="283" w:hanging="283"/>
        <w:jc w:val="both"/>
        <w:rPr>
          <w:b/>
          <w:bCs/>
          <w:sz w:val="28"/>
          <w:szCs w:val="28"/>
        </w:rPr>
      </w:pPr>
      <w:r>
        <w:rPr>
          <w:bCs/>
          <w:sz w:val="28"/>
          <w:szCs w:val="28"/>
          <w:lang w:val="en-IN"/>
        </w:rPr>
        <w:tab/>
      </w:r>
      <w:r>
        <w:rPr>
          <w:b/>
          <w:bCs/>
          <w:sz w:val="28"/>
          <w:szCs w:val="28"/>
        </w:rPr>
        <w:t>Purpose:</w:t>
      </w:r>
      <w:r w:rsidR="00EA7004">
        <w:rPr>
          <w:b/>
          <w:bCs/>
          <w:sz w:val="28"/>
          <w:szCs w:val="28"/>
        </w:rPr>
        <w:t xml:space="preserve"> </w:t>
      </w:r>
      <w:r>
        <w:rPr>
          <w:sz w:val="28"/>
          <w:szCs w:val="28"/>
        </w:rPr>
        <w:t>Load benchmark datasets and generate initial code solutions from the frozen base language model using single-shot prompting.</w:t>
      </w:r>
    </w:p>
    <w:p w14:paraId="6BF87BFA" w14:textId="71FEA7E3" w:rsidR="0041073B" w:rsidRPr="00EA7004" w:rsidRDefault="00000000" w:rsidP="00EA7004">
      <w:pPr>
        <w:pStyle w:val="ListParagraph"/>
        <w:tabs>
          <w:tab w:val="left" w:pos="722"/>
        </w:tabs>
        <w:spacing w:before="42" w:after="240" w:line="360" w:lineRule="auto"/>
        <w:ind w:left="283" w:hanging="283"/>
        <w:jc w:val="both"/>
        <w:rPr>
          <w:b/>
          <w:bCs/>
          <w:sz w:val="28"/>
          <w:szCs w:val="28"/>
        </w:rPr>
      </w:pPr>
      <w:r>
        <w:rPr>
          <w:b/>
          <w:bCs/>
          <w:sz w:val="28"/>
          <w:szCs w:val="28"/>
        </w:rPr>
        <w:tab/>
        <w:t>Input:</w:t>
      </w:r>
      <w:r w:rsidR="00EA7004">
        <w:rPr>
          <w:b/>
          <w:bCs/>
          <w:sz w:val="28"/>
          <w:szCs w:val="28"/>
        </w:rPr>
        <w:t xml:space="preserve"> </w:t>
      </w:r>
      <w:r w:rsidRPr="00EA7004">
        <w:rPr>
          <w:sz w:val="28"/>
          <w:szCs w:val="28"/>
          <w:lang w:val="en-IN"/>
        </w:rPr>
        <w:t>Bencmarck datasets :</w:t>
      </w:r>
      <w:r w:rsidRPr="00EA7004">
        <w:rPr>
          <w:b/>
          <w:bCs/>
          <w:sz w:val="28"/>
          <w:szCs w:val="28"/>
          <w:lang w:val="en-IN"/>
        </w:rPr>
        <w:t xml:space="preserve"> </w:t>
      </w:r>
      <w:r w:rsidRPr="00EA7004">
        <w:rPr>
          <w:color w:val="000000"/>
          <w:sz w:val="28"/>
          <w:szCs w:val="28"/>
        </w:rPr>
        <w:t>HumanEval (164 tasks), MBPP (377 tasks), DS-1000 (1000 tasks) loaded from Hugging Face.</w:t>
      </w:r>
      <w:r w:rsidR="00EA7004">
        <w:rPr>
          <w:color w:val="000000"/>
          <w:sz w:val="28"/>
          <w:szCs w:val="28"/>
        </w:rPr>
        <w:t xml:space="preserve"> </w:t>
      </w:r>
      <w:r w:rsidRPr="00EA7004">
        <w:rPr>
          <w:color w:val="000000"/>
          <w:sz w:val="28"/>
          <w:szCs w:val="28"/>
        </w:rPr>
        <w:t>Dataset</w:t>
      </w:r>
      <w:r w:rsidR="00EA7004">
        <w:rPr>
          <w:color w:val="000000"/>
          <w:sz w:val="28"/>
          <w:szCs w:val="28"/>
        </w:rPr>
        <w:t xml:space="preserve"> </w:t>
      </w:r>
      <w:r w:rsidRPr="00EA7004">
        <w:rPr>
          <w:color w:val="000000"/>
          <w:sz w:val="28"/>
          <w:szCs w:val="28"/>
        </w:rPr>
        <w:t>specific prompt structure (problem description + function signature).</w:t>
      </w:r>
    </w:p>
    <w:p w14:paraId="36B90701" w14:textId="77777777" w:rsidR="0041073B" w:rsidRDefault="0041073B">
      <w:pPr>
        <w:pStyle w:val="ListParagraph"/>
        <w:spacing w:line="276" w:lineRule="auto"/>
        <w:ind w:left="0" w:firstLine="0"/>
        <w:jc w:val="both"/>
        <w:rPr>
          <w:color w:val="000000"/>
          <w:sz w:val="28"/>
          <w:szCs w:val="28"/>
        </w:rPr>
      </w:pPr>
    </w:p>
    <w:p w14:paraId="454E5FAA" w14:textId="038A4C3F" w:rsidR="0041073B" w:rsidRPr="00EA7004" w:rsidRDefault="00000000" w:rsidP="00EA7004">
      <w:pPr>
        <w:pStyle w:val="ListParagraph"/>
        <w:tabs>
          <w:tab w:val="left" w:pos="722"/>
        </w:tabs>
        <w:spacing w:before="42" w:after="240" w:line="360" w:lineRule="auto"/>
        <w:ind w:left="283" w:hanging="283"/>
        <w:jc w:val="both"/>
        <w:rPr>
          <w:b/>
          <w:bCs/>
          <w:sz w:val="28"/>
          <w:szCs w:val="28"/>
        </w:rPr>
      </w:pPr>
      <w:r>
        <w:rPr>
          <w:b/>
          <w:bCs/>
          <w:sz w:val="28"/>
          <w:szCs w:val="28"/>
        </w:rPr>
        <w:tab/>
        <w:t>Output:</w:t>
      </w:r>
      <w:r w:rsidR="00EA7004">
        <w:rPr>
          <w:b/>
          <w:bCs/>
          <w:sz w:val="28"/>
          <w:szCs w:val="28"/>
        </w:rPr>
        <w:t xml:space="preserve"> </w:t>
      </w:r>
      <w:r w:rsidRPr="00EA7004">
        <w:rPr>
          <w:color w:val="000000"/>
          <w:sz w:val="28"/>
          <w:szCs w:val="28"/>
        </w:rPr>
        <w:t xml:space="preserve">Raw generated code string per task, which may or may not contain </w:t>
      </w:r>
      <w:r w:rsidRPr="00EA7004">
        <w:rPr>
          <w:color w:val="000000"/>
          <w:sz w:val="28"/>
          <w:szCs w:val="28"/>
        </w:rPr>
        <w:lastRenderedPageBreak/>
        <w:t>hallucinations.</w:t>
      </w:r>
      <w:r w:rsidR="00EA7004">
        <w:rPr>
          <w:color w:val="000000"/>
          <w:sz w:val="28"/>
          <w:szCs w:val="28"/>
        </w:rPr>
        <w:t xml:space="preserve"> </w:t>
      </w:r>
      <w:r w:rsidRPr="00EA7004">
        <w:rPr>
          <w:color w:val="000000"/>
          <w:sz w:val="28"/>
          <w:szCs w:val="28"/>
        </w:rPr>
        <w:t>Dataset assignment per client: Client 1 → MBPP, Client 2 → HumanEval, Client 3 → DS-1000.pecific prompt structure (problem description + function signature).</w:t>
      </w:r>
    </w:p>
    <w:p w14:paraId="6AB8C908" w14:textId="77777777" w:rsidR="0041073B" w:rsidRDefault="0041073B">
      <w:pPr>
        <w:pBdr>
          <w:top w:val="nil"/>
          <w:left w:val="nil"/>
          <w:bottom w:val="nil"/>
          <w:right w:val="nil"/>
          <w:between w:val="nil"/>
        </w:pBdr>
        <w:spacing w:before="40" w:after="40"/>
        <w:ind w:left="338"/>
        <w:rPr>
          <w:sz w:val="28"/>
          <w:szCs w:val="28"/>
        </w:rPr>
      </w:pPr>
    </w:p>
    <w:p w14:paraId="4E0534A9" w14:textId="74BE1197" w:rsidR="0041073B" w:rsidRDefault="00000000">
      <w:pPr>
        <w:spacing w:before="120" w:after="60" w:line="360" w:lineRule="auto"/>
        <w:ind w:left="360"/>
        <w:rPr>
          <w:sz w:val="28"/>
          <w:szCs w:val="28"/>
        </w:rPr>
      </w:pPr>
      <w:r>
        <w:rPr>
          <w:b/>
          <w:bCs/>
          <w:sz w:val="28"/>
          <w:szCs w:val="28"/>
        </w:rPr>
        <w:t>Algorithm</w:t>
      </w:r>
      <w:r w:rsidR="00EA7004">
        <w:rPr>
          <w:b/>
          <w:bCs/>
          <w:sz w:val="28"/>
          <w:szCs w:val="28"/>
        </w:rPr>
        <w:t xml:space="preserve"> 1</w:t>
      </w:r>
      <w:r>
        <w:rPr>
          <w:b/>
          <w:bCs/>
          <w:sz w:val="28"/>
          <w:szCs w:val="28"/>
        </w:rPr>
        <w:t>:</w:t>
      </w:r>
      <w:r w:rsidR="00EA7004">
        <w:rPr>
          <w:b/>
          <w:bCs/>
          <w:sz w:val="28"/>
          <w:szCs w:val="28"/>
        </w:rPr>
        <w:t xml:space="preserve"> Code generation</w:t>
      </w:r>
    </w:p>
    <w:p w14:paraId="52DB5E2C" w14:textId="77777777" w:rsidR="00EA7004" w:rsidRPr="00EA7004" w:rsidRDefault="00EA7004" w:rsidP="00EA7004">
      <w:pPr>
        <w:pStyle w:val="ListParagraph"/>
        <w:tabs>
          <w:tab w:val="left" w:pos="722"/>
        </w:tabs>
        <w:spacing w:before="42" w:after="240"/>
        <w:ind w:left="283" w:hanging="283"/>
        <w:jc w:val="both"/>
        <w:rPr>
          <w:rFonts w:ascii="Consolas" w:hAnsi="Consolas"/>
          <w:bCs/>
        </w:rPr>
      </w:pPr>
      <w:r>
        <w:rPr>
          <w:bCs/>
          <w:sz w:val="28"/>
          <w:szCs w:val="28"/>
        </w:rPr>
        <w:tab/>
      </w:r>
      <w:r w:rsidRPr="00EA7004">
        <w:rPr>
          <w:rFonts w:ascii="Consolas" w:hAnsi="Consolas"/>
          <w:bCs/>
        </w:rPr>
        <w:t>Input: Benchmark dataset D</w:t>
      </w:r>
    </w:p>
    <w:p w14:paraId="44B8A696"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1. Load D from Hugging Face datasets library</w:t>
      </w:r>
    </w:p>
    <w:p w14:paraId="7ADB91D8"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2. For each task t in D:</w:t>
      </w:r>
    </w:p>
    <w:p w14:paraId="54770500"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a. Construct structured prompt from description + function signature</w:t>
      </w:r>
    </w:p>
    <w:p w14:paraId="7507C2D0"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b. Feed prompt to frozen Qwen2.5-Coder-3B (do_sample=False, temp=1.0)</w:t>
      </w:r>
    </w:p>
    <w:p w14:paraId="45C9A265"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c. Extract and store generated code string</w:t>
      </w:r>
    </w:p>
    <w:p w14:paraId="6367C7D8"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3. Return list of (task_id, prompt, generated_code) tuples</w:t>
      </w:r>
    </w:p>
    <w:p w14:paraId="6BB56355" w14:textId="1F6A8A6E" w:rsidR="0041073B" w:rsidRDefault="0041073B">
      <w:pPr>
        <w:pStyle w:val="ListParagraph"/>
        <w:tabs>
          <w:tab w:val="left" w:pos="722"/>
        </w:tabs>
        <w:spacing w:before="42" w:after="240" w:line="360" w:lineRule="auto"/>
        <w:ind w:left="283" w:hanging="283"/>
        <w:jc w:val="both"/>
        <w:rPr>
          <w:bCs/>
          <w:sz w:val="28"/>
          <w:szCs w:val="28"/>
        </w:rPr>
      </w:pPr>
    </w:p>
    <w:p w14:paraId="28B09C7B" w14:textId="77777777" w:rsidR="0041073B" w:rsidRDefault="00000000">
      <w:pPr>
        <w:pStyle w:val="ListParagraph"/>
        <w:tabs>
          <w:tab w:val="left" w:pos="722"/>
        </w:tabs>
        <w:spacing w:before="42" w:after="240" w:line="360" w:lineRule="auto"/>
        <w:ind w:left="283" w:hanging="283"/>
        <w:jc w:val="both"/>
        <w:rPr>
          <w:b/>
          <w:bCs/>
          <w:sz w:val="28"/>
          <w:szCs w:val="28"/>
        </w:rPr>
      </w:pPr>
      <w:r>
        <w:rPr>
          <w:b/>
          <w:bCs/>
          <w:sz w:val="28"/>
          <w:szCs w:val="28"/>
        </w:rPr>
        <w:tab/>
        <w:t>Design Decisions:</w:t>
      </w:r>
    </w:p>
    <w:p w14:paraId="1A6FE40A"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Greedy decoding (do_sample=False, temperature=1.0) is used to ensure reproducibility across clients.</w:t>
      </w:r>
    </w:p>
    <w:p w14:paraId="518C26CD"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Each client is assigned a distinct dataset to simulate heterogeneous data distributions in a real federated environment.</w:t>
      </w:r>
    </w:p>
    <w:p w14:paraId="08B97824"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For MBPP, the function signature from the reference code (first def line) is appended to the prompt to align with benchmark test cases.</w:t>
      </w:r>
    </w:p>
    <w:p w14:paraId="5975C029" w14:textId="5380D221" w:rsidR="00EA7004" w:rsidRDefault="00000000" w:rsidP="002E0DD8">
      <w:pPr>
        <w:pStyle w:val="ListParagraph"/>
        <w:numPr>
          <w:ilvl w:val="0"/>
          <w:numId w:val="20"/>
        </w:numPr>
        <w:spacing w:line="276" w:lineRule="auto"/>
        <w:ind w:left="742" w:hanging="360"/>
        <w:jc w:val="both"/>
        <w:rPr>
          <w:sz w:val="28"/>
          <w:szCs w:val="28"/>
          <w:lang w:val="en-IN"/>
        </w:rPr>
      </w:pPr>
      <w:r>
        <w:rPr>
          <w:color w:val="000000"/>
          <w:sz w:val="28"/>
          <w:szCs w:val="28"/>
        </w:rPr>
        <w:t>For DS-1000, the verbose prompt is preprocessed by splitting on 'A:' and retaining only the question portion as prompt_v2.</w:t>
      </w:r>
      <w:r>
        <w:rPr>
          <w:bCs/>
          <w:sz w:val="28"/>
          <w:szCs w:val="28"/>
          <w:lang w:val="en-IN"/>
        </w:rPr>
        <w:t xml:space="preserve"> </w:t>
      </w:r>
    </w:p>
    <w:p w14:paraId="6FFF6026" w14:textId="77777777" w:rsidR="002E0DD8" w:rsidRPr="002E0DD8" w:rsidRDefault="002E0DD8" w:rsidP="002E0DD8">
      <w:pPr>
        <w:pStyle w:val="ListParagraph"/>
        <w:spacing w:line="276" w:lineRule="auto"/>
        <w:ind w:left="742" w:firstLine="0"/>
        <w:jc w:val="both"/>
        <w:rPr>
          <w:sz w:val="28"/>
          <w:szCs w:val="28"/>
          <w:lang w:val="en-IN"/>
        </w:rPr>
      </w:pPr>
    </w:p>
    <w:p w14:paraId="6C9401C9" w14:textId="4D50B5EF" w:rsidR="00EA7004" w:rsidRPr="00EA7004" w:rsidRDefault="00000000" w:rsidP="00EA7004">
      <w:pPr>
        <w:pStyle w:val="ListParagraph"/>
        <w:numPr>
          <w:ilvl w:val="2"/>
          <w:numId w:val="19"/>
        </w:numPr>
        <w:tabs>
          <w:tab w:val="left" w:pos="722"/>
        </w:tabs>
        <w:spacing w:before="42" w:after="240"/>
        <w:ind w:left="722" w:hanging="420"/>
        <w:rPr>
          <w:b/>
          <w:bCs/>
          <w:color w:val="000000"/>
          <w:sz w:val="28"/>
          <w:szCs w:val="28"/>
        </w:rPr>
      </w:pPr>
      <w:r>
        <w:rPr>
          <w:b/>
          <w:bCs/>
          <w:color w:val="000000"/>
          <w:sz w:val="28"/>
          <w:szCs w:val="28"/>
        </w:rPr>
        <w:t>Hallucination Detection Module</w:t>
      </w:r>
    </w:p>
    <w:p w14:paraId="2E11F4F5" w14:textId="572585CF" w:rsidR="0041073B" w:rsidRPr="00EA7004" w:rsidRDefault="00000000" w:rsidP="00EA7004">
      <w:pPr>
        <w:pStyle w:val="ListParagraph"/>
        <w:tabs>
          <w:tab w:val="left" w:pos="722"/>
        </w:tabs>
        <w:spacing w:before="42" w:after="240" w:line="360" w:lineRule="auto"/>
        <w:ind w:left="283" w:firstLine="0"/>
        <w:jc w:val="both"/>
        <w:rPr>
          <w:b/>
          <w:bCs/>
          <w:sz w:val="28"/>
          <w:szCs w:val="28"/>
        </w:rPr>
      </w:pPr>
      <w:r>
        <w:rPr>
          <w:b/>
          <w:bCs/>
          <w:sz w:val="28"/>
          <w:szCs w:val="28"/>
        </w:rPr>
        <w:t>Purpose:</w:t>
      </w:r>
      <w:r w:rsidR="00EA7004">
        <w:rPr>
          <w:b/>
          <w:bCs/>
          <w:sz w:val="28"/>
          <w:szCs w:val="28"/>
        </w:rPr>
        <w:t xml:space="preserve"> </w:t>
      </w:r>
      <w:r>
        <w:rPr>
          <w:sz w:val="28"/>
          <w:szCs w:val="28"/>
        </w:rPr>
        <w:t>Accept a generated code string as input and produce a structured fault record as output by performing static and dynamic analysis.</w:t>
      </w:r>
    </w:p>
    <w:p w14:paraId="6E89E2E9" w14:textId="2C607A0D" w:rsidR="0041073B" w:rsidRPr="00EA7004" w:rsidRDefault="00000000" w:rsidP="00EA7004">
      <w:pPr>
        <w:pStyle w:val="ListParagraph"/>
        <w:tabs>
          <w:tab w:val="left" w:pos="722"/>
        </w:tabs>
        <w:spacing w:before="42" w:after="240" w:line="360" w:lineRule="auto"/>
        <w:ind w:left="283" w:hanging="283"/>
        <w:jc w:val="both"/>
        <w:rPr>
          <w:b/>
          <w:bCs/>
          <w:sz w:val="28"/>
          <w:szCs w:val="28"/>
        </w:rPr>
      </w:pPr>
      <w:r>
        <w:rPr>
          <w:b/>
          <w:bCs/>
          <w:sz w:val="28"/>
          <w:szCs w:val="28"/>
        </w:rPr>
        <w:tab/>
        <w:t>Input</w:t>
      </w:r>
      <w:r w:rsidR="00EA7004">
        <w:rPr>
          <w:b/>
          <w:bCs/>
          <w:sz w:val="28"/>
          <w:szCs w:val="28"/>
        </w:rPr>
        <w:t xml:space="preserve">: </w:t>
      </w:r>
      <w:r w:rsidRPr="00EA7004">
        <w:rPr>
          <w:color w:val="000000"/>
          <w:sz w:val="28"/>
          <w:szCs w:val="28"/>
        </w:rPr>
        <w:t>Generated code string from the Code Generation Module.Benchmark test cases, expected outputs, and entry points.</w:t>
      </w:r>
    </w:p>
    <w:p w14:paraId="2420E079" w14:textId="0C37119A" w:rsidR="002210A3" w:rsidRPr="00EA7004" w:rsidRDefault="00000000" w:rsidP="00EA7004">
      <w:pPr>
        <w:pStyle w:val="ListParagraph"/>
        <w:tabs>
          <w:tab w:val="left" w:pos="722"/>
        </w:tabs>
        <w:spacing w:before="42" w:after="240" w:line="360" w:lineRule="auto"/>
        <w:ind w:left="283" w:hanging="283"/>
        <w:jc w:val="both"/>
        <w:rPr>
          <w:b/>
          <w:bCs/>
          <w:sz w:val="28"/>
          <w:szCs w:val="28"/>
        </w:rPr>
      </w:pPr>
      <w:r>
        <w:rPr>
          <w:b/>
          <w:bCs/>
          <w:sz w:val="28"/>
          <w:szCs w:val="28"/>
        </w:rPr>
        <w:lastRenderedPageBreak/>
        <w:tab/>
        <w:t>Output:</w:t>
      </w:r>
      <w:r w:rsidR="00EA7004">
        <w:rPr>
          <w:b/>
          <w:bCs/>
          <w:sz w:val="28"/>
          <w:szCs w:val="28"/>
        </w:rPr>
        <w:t xml:space="preserve"> </w:t>
      </w:r>
      <w:r w:rsidRPr="00EA7004">
        <w:rPr>
          <w:color w:val="000000"/>
          <w:sz w:val="28"/>
          <w:szCs w:val="28"/>
        </w:rPr>
        <w:t>Structured fault record containing: hallucination status, AST analysis results, LIB_API validation results, dynamic execution results, error types, error messages, and line numbers.</w:t>
      </w:r>
    </w:p>
    <w:p w14:paraId="49A3834C" w14:textId="1181F66A" w:rsidR="0041073B" w:rsidRDefault="00000000">
      <w:pPr>
        <w:spacing w:before="120" w:after="60" w:line="360" w:lineRule="auto"/>
        <w:ind w:left="360"/>
        <w:rPr>
          <w:sz w:val="28"/>
          <w:szCs w:val="28"/>
        </w:rPr>
      </w:pPr>
      <w:r>
        <w:rPr>
          <w:b/>
          <w:bCs/>
          <w:sz w:val="28"/>
          <w:szCs w:val="28"/>
        </w:rPr>
        <w:t>Algorithm</w:t>
      </w:r>
      <w:r w:rsidR="00EA7004">
        <w:rPr>
          <w:b/>
          <w:bCs/>
          <w:sz w:val="28"/>
          <w:szCs w:val="28"/>
        </w:rPr>
        <w:t xml:space="preserve"> 2</w:t>
      </w:r>
      <w:r>
        <w:rPr>
          <w:b/>
          <w:bCs/>
          <w:sz w:val="28"/>
          <w:szCs w:val="28"/>
        </w:rPr>
        <w:t>:</w:t>
      </w:r>
      <w:r w:rsidR="00EA7004">
        <w:rPr>
          <w:b/>
          <w:bCs/>
          <w:sz w:val="28"/>
          <w:szCs w:val="28"/>
        </w:rPr>
        <w:t xml:space="preserve"> Hallucination detection </w:t>
      </w:r>
    </w:p>
    <w:p w14:paraId="288FC517" w14:textId="77777777" w:rsidR="00EA7004" w:rsidRPr="00EA7004" w:rsidRDefault="00EA7004" w:rsidP="00EA7004">
      <w:pPr>
        <w:pStyle w:val="ListParagraph"/>
        <w:tabs>
          <w:tab w:val="left" w:pos="722"/>
        </w:tabs>
        <w:spacing w:before="42" w:after="240"/>
        <w:ind w:left="283" w:hanging="283"/>
        <w:jc w:val="both"/>
        <w:rPr>
          <w:rFonts w:ascii="Consolas" w:hAnsi="Consolas"/>
          <w:bCs/>
        </w:rPr>
      </w:pPr>
      <w:r>
        <w:rPr>
          <w:bCs/>
          <w:sz w:val="28"/>
          <w:szCs w:val="28"/>
        </w:rPr>
        <w:tab/>
      </w:r>
      <w:r w:rsidRPr="00EA7004">
        <w:rPr>
          <w:rFonts w:ascii="Consolas" w:hAnsi="Consolas"/>
          <w:bCs/>
        </w:rPr>
        <w:t>Input: generated_code, benchmark_test_cases</w:t>
      </w:r>
    </w:p>
    <w:p w14:paraId="2E88CDC3"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Stage 1 — AST Analysis (Static):</w:t>
      </w:r>
    </w:p>
    <w:p w14:paraId="514A737A"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1. Parse code using ast module</w:t>
      </w:r>
    </w:p>
    <w:p w14:paraId="303CEDA8"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2. If SyntaxError/IndentationError: record error, exit pipeline early</w:t>
      </w:r>
    </w:p>
    <w:p w14:paraId="2C7613CF"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3. Traverse AST; check control-flow rules (return inside fn, break inside loop)</w:t>
      </w:r>
    </w:p>
    <w:p w14:paraId="48E2B481"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4. Perform flow-aware name analysis across all control paths</w:t>
      </w:r>
    </w:p>
    <w:p w14:paraId="3C339D91"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5. If errors found: build fault record, skip subsequent stages</w:t>
      </w:r>
    </w:p>
    <w:p w14:paraId="2330A250"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Stage 2 — Dynamic Analysis:</w:t>
      </w:r>
    </w:p>
    <w:p w14:paraId="1BCF9A5A"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6. Execute code against benchmark test cases in isolated env (10s timeout)</w:t>
      </w:r>
    </w:p>
    <w:p w14:paraId="06612685"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7. If all tests pass: mark status = PASSED</w:t>
      </w:r>
    </w:p>
    <w:p w14:paraId="580F7C27"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8. If exception or assertion fail: record error_type, message, line_no, expected/actual</w:t>
      </w:r>
    </w:p>
    <w:p w14:paraId="651ADB14"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Stage 3 — LIB_API Validation (if dynamic fails):</w:t>
      </w:r>
    </w:p>
    <w:p w14:paraId="52537238"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9. Check imported modules exist (importlib)</w:t>
      </w:r>
    </w:p>
    <w:p w14:paraId="6651B405"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10. Validate attribute access and function call signatures (inspect)</w:t>
      </w:r>
    </w:p>
    <w:p w14:paraId="6774104F"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 xml:space="preserve"> 11. Record module_not_found, attribute_error, type_error, name_error counts</w:t>
      </w:r>
    </w:p>
    <w:p w14:paraId="06EAE4A5" w14:textId="04253809" w:rsidR="0041073B" w:rsidRDefault="00EA7004" w:rsidP="00EA7004">
      <w:pPr>
        <w:pStyle w:val="ListParagraph"/>
        <w:tabs>
          <w:tab w:val="left" w:pos="722"/>
        </w:tabs>
        <w:spacing w:before="42" w:after="240"/>
        <w:ind w:left="566" w:hanging="283"/>
        <w:jc w:val="both"/>
        <w:rPr>
          <w:rFonts w:ascii="Consolas" w:hAnsi="Consolas"/>
          <w:bCs/>
        </w:rPr>
      </w:pPr>
      <w:r w:rsidRPr="00EA7004">
        <w:rPr>
          <w:rFonts w:ascii="Consolas" w:hAnsi="Consolas"/>
          <w:bCs/>
        </w:rPr>
        <w:t>Output: Unified fault record</w:t>
      </w:r>
    </w:p>
    <w:p w14:paraId="08018C0C" w14:textId="77777777" w:rsidR="00EA7004" w:rsidRPr="00EA7004" w:rsidRDefault="00EA7004" w:rsidP="00EA7004">
      <w:pPr>
        <w:pStyle w:val="ListParagraph"/>
        <w:tabs>
          <w:tab w:val="left" w:pos="722"/>
        </w:tabs>
        <w:spacing w:before="42" w:after="240"/>
        <w:ind w:left="566" w:hanging="283"/>
        <w:jc w:val="both"/>
        <w:rPr>
          <w:rFonts w:ascii="Consolas" w:hAnsi="Consolas"/>
          <w:bCs/>
        </w:rPr>
      </w:pPr>
    </w:p>
    <w:p w14:paraId="7C5245E9" w14:textId="77777777" w:rsidR="0041073B" w:rsidRDefault="00000000">
      <w:pPr>
        <w:pStyle w:val="ListParagraph"/>
        <w:tabs>
          <w:tab w:val="left" w:pos="722"/>
        </w:tabs>
        <w:spacing w:before="42" w:after="240" w:line="360" w:lineRule="auto"/>
        <w:ind w:left="283" w:hanging="283"/>
        <w:jc w:val="both"/>
        <w:rPr>
          <w:b/>
          <w:bCs/>
          <w:sz w:val="28"/>
          <w:szCs w:val="28"/>
        </w:rPr>
      </w:pPr>
      <w:r>
        <w:rPr>
          <w:b/>
          <w:bCs/>
          <w:sz w:val="28"/>
          <w:szCs w:val="28"/>
        </w:rPr>
        <w:tab/>
        <w:t>Design Decisions:</w:t>
      </w:r>
    </w:p>
    <w:p w14:paraId="7B50EFC8"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The pipeline is sequential: AST → Dynamic → LIB_API, with early exit on AST failure to avoid executing syntactically invalid code.</w:t>
      </w:r>
    </w:p>
    <w:p w14:paraId="6B0BBA79"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Static analysis catches errors on unexecuted paths (e.g., rarely triggered branches), which dynamic testing cannot detect.</w:t>
      </w:r>
    </w:p>
    <w:p w14:paraId="3BFDA6AC"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LIB_API uses importlib and inspect to distinguish genuine API hallucinations from environment-level missing packages, preventing false positives.</w:t>
      </w:r>
    </w:p>
    <w:p w14:paraId="0CEFF1EC"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lastRenderedPageBreak/>
        <w:t>Threading with a 10-second timeout is used in dynamic analysis to prevent infinite loops from stalling the pipeline.</w:t>
      </w:r>
      <w:r>
        <w:rPr>
          <w:bCs/>
          <w:sz w:val="28"/>
          <w:szCs w:val="28"/>
          <w:lang w:val="en-IN"/>
        </w:rPr>
        <w:t xml:space="preserve"> </w:t>
      </w:r>
    </w:p>
    <w:p w14:paraId="6C20B19D" w14:textId="77777777" w:rsidR="0041073B" w:rsidRDefault="0041073B">
      <w:pPr>
        <w:pStyle w:val="ListParagraph"/>
        <w:spacing w:line="276" w:lineRule="auto"/>
        <w:ind w:left="0" w:firstLine="0"/>
        <w:jc w:val="both"/>
        <w:rPr>
          <w:bCs/>
          <w:sz w:val="28"/>
          <w:szCs w:val="28"/>
          <w:lang w:val="en-IN"/>
        </w:rPr>
      </w:pPr>
    </w:p>
    <w:p w14:paraId="3D4ACDCB" w14:textId="33187C6E" w:rsidR="0041073B" w:rsidRPr="00EA7004" w:rsidRDefault="00EA7004" w:rsidP="00EA7004">
      <w:pPr>
        <w:pStyle w:val="ListParagraph"/>
        <w:tabs>
          <w:tab w:val="left" w:pos="722"/>
        </w:tabs>
        <w:spacing w:before="42" w:after="240"/>
        <w:ind w:left="302" w:firstLine="0"/>
        <w:jc w:val="both"/>
        <w:rPr>
          <w:b/>
          <w:bCs/>
          <w:color w:val="000000"/>
          <w:sz w:val="28"/>
          <w:szCs w:val="28"/>
        </w:rPr>
      </w:pPr>
      <w:r>
        <w:rPr>
          <w:b/>
          <w:bCs/>
          <w:color w:val="000000"/>
          <w:sz w:val="28"/>
          <w:szCs w:val="28"/>
        </w:rPr>
        <w:t xml:space="preserve">3.3.2 </w:t>
      </w:r>
      <w:r w:rsidR="002E0DD8">
        <w:rPr>
          <w:b/>
          <w:bCs/>
          <w:color w:val="000000"/>
          <w:sz w:val="28"/>
          <w:szCs w:val="28"/>
        </w:rPr>
        <w:t xml:space="preserve"> </w:t>
      </w:r>
      <w:r w:rsidR="00000000" w:rsidRPr="00EA7004">
        <w:rPr>
          <w:b/>
          <w:bCs/>
          <w:color w:val="000000"/>
          <w:sz w:val="28"/>
          <w:szCs w:val="28"/>
        </w:rPr>
        <w:t>Dataset Creation</w:t>
      </w:r>
    </w:p>
    <w:p w14:paraId="3324870B" w14:textId="709712CE" w:rsidR="0041073B" w:rsidRPr="00EA7004" w:rsidRDefault="00000000" w:rsidP="00EA7004">
      <w:pPr>
        <w:pStyle w:val="ListParagraph"/>
        <w:tabs>
          <w:tab w:val="left" w:pos="722"/>
        </w:tabs>
        <w:spacing w:before="42" w:after="240" w:line="360" w:lineRule="auto"/>
        <w:ind w:left="283" w:hanging="283"/>
        <w:jc w:val="both"/>
        <w:rPr>
          <w:b/>
          <w:bCs/>
          <w:sz w:val="28"/>
          <w:szCs w:val="28"/>
        </w:rPr>
      </w:pPr>
      <w:r>
        <w:rPr>
          <w:bCs/>
          <w:sz w:val="28"/>
          <w:szCs w:val="28"/>
          <w:lang w:val="en-IN"/>
        </w:rPr>
        <w:tab/>
      </w:r>
      <w:r>
        <w:rPr>
          <w:b/>
          <w:bCs/>
          <w:sz w:val="28"/>
          <w:szCs w:val="28"/>
        </w:rPr>
        <w:t>Purpose:</w:t>
      </w:r>
      <w:r w:rsidR="00EA7004">
        <w:rPr>
          <w:b/>
          <w:bCs/>
          <w:sz w:val="28"/>
          <w:szCs w:val="28"/>
        </w:rPr>
        <w:t xml:space="preserve"> </w:t>
      </w:r>
      <w:r>
        <w:rPr>
          <w:sz w:val="28"/>
          <w:szCs w:val="28"/>
        </w:rPr>
        <w:t>Transform raw hallucination detection outputs into a structured training dataset suitable for LoRA fine-tuning.</w:t>
      </w:r>
    </w:p>
    <w:p w14:paraId="1FE5F20D" w14:textId="113CF42B" w:rsidR="0041073B" w:rsidRDefault="00EA7004" w:rsidP="00E93256">
      <w:pPr>
        <w:tabs>
          <w:tab w:val="left" w:pos="722"/>
        </w:tabs>
        <w:spacing w:before="42" w:after="240" w:line="360" w:lineRule="auto"/>
        <w:ind w:left="283"/>
        <w:jc w:val="both"/>
        <w:rPr>
          <w:color w:val="000000"/>
          <w:sz w:val="28"/>
          <w:szCs w:val="28"/>
        </w:rPr>
      </w:pPr>
      <w:r>
        <w:rPr>
          <w:b/>
          <w:bCs/>
          <w:sz w:val="28"/>
          <w:szCs w:val="28"/>
        </w:rPr>
        <w:t xml:space="preserve"> </w:t>
      </w:r>
      <w:r w:rsidR="00000000" w:rsidRPr="00EA7004">
        <w:rPr>
          <w:b/>
          <w:bCs/>
          <w:sz w:val="28"/>
          <w:szCs w:val="28"/>
        </w:rPr>
        <w:t>Input:</w:t>
      </w:r>
      <w:r>
        <w:rPr>
          <w:b/>
          <w:bCs/>
          <w:sz w:val="28"/>
          <w:szCs w:val="28"/>
        </w:rPr>
        <w:t xml:space="preserve"> </w:t>
      </w:r>
      <w:r w:rsidR="00000000" w:rsidRPr="00EA7004">
        <w:rPr>
          <w:color w:val="000000"/>
          <w:sz w:val="28"/>
          <w:szCs w:val="28"/>
        </w:rPr>
        <w:t xml:space="preserve">Fault records from the Hallucination Detection Module.Original </w:t>
      </w:r>
      <w:r>
        <w:rPr>
          <w:color w:val="000000"/>
          <w:sz w:val="28"/>
          <w:szCs w:val="28"/>
        </w:rPr>
        <w:t xml:space="preserve">     </w:t>
      </w:r>
      <w:r w:rsidR="00000000" w:rsidRPr="00EA7004">
        <w:rPr>
          <w:color w:val="000000"/>
          <w:sz w:val="28"/>
          <w:szCs w:val="28"/>
        </w:rPr>
        <w:t>prompt, generated code, canonical solution, error metadata.</w:t>
      </w:r>
    </w:p>
    <w:p w14:paraId="64AFF89B" w14:textId="796993D6" w:rsidR="0041073B" w:rsidRPr="00E93256" w:rsidRDefault="00000000" w:rsidP="00E93256">
      <w:pPr>
        <w:pStyle w:val="ListParagraph"/>
        <w:tabs>
          <w:tab w:val="left" w:pos="722"/>
        </w:tabs>
        <w:spacing w:before="42" w:after="240" w:line="360" w:lineRule="auto"/>
        <w:ind w:left="283" w:hanging="283"/>
        <w:jc w:val="both"/>
        <w:rPr>
          <w:b/>
          <w:bCs/>
          <w:sz w:val="28"/>
          <w:szCs w:val="28"/>
        </w:rPr>
      </w:pPr>
      <w:r>
        <w:rPr>
          <w:b/>
          <w:bCs/>
          <w:sz w:val="28"/>
          <w:szCs w:val="28"/>
        </w:rPr>
        <w:tab/>
        <w:t>Output:</w:t>
      </w:r>
      <w:r w:rsidR="00E93256">
        <w:rPr>
          <w:b/>
          <w:bCs/>
          <w:sz w:val="28"/>
          <w:szCs w:val="28"/>
        </w:rPr>
        <w:t xml:space="preserve"> </w:t>
      </w:r>
      <w:r w:rsidRPr="00E93256">
        <w:rPr>
          <w:color w:val="000000"/>
          <w:sz w:val="28"/>
          <w:szCs w:val="28"/>
        </w:rPr>
        <w:t>Structured CSV dataset with columns: dataset_name, task_id, prompt, status, ast_info, dynamic_info, libapi_info, generated_code, target_code, error_sources, error_types, error_lines.</w:t>
      </w:r>
      <w:r w:rsidR="00E93256">
        <w:rPr>
          <w:color w:val="000000"/>
          <w:sz w:val="28"/>
          <w:szCs w:val="28"/>
        </w:rPr>
        <w:t xml:space="preserve"> </w:t>
      </w:r>
      <w:r w:rsidRPr="00E93256">
        <w:rPr>
          <w:color w:val="000000"/>
          <w:sz w:val="28"/>
          <w:szCs w:val="28"/>
        </w:rPr>
        <w:t>Error frequency report per client (for Fed-Error Average aggregation).</w:t>
      </w:r>
    </w:p>
    <w:p w14:paraId="4DE1300B" w14:textId="77777777" w:rsidR="0041073B" w:rsidRDefault="0041073B">
      <w:pPr>
        <w:pBdr>
          <w:top w:val="nil"/>
          <w:left w:val="nil"/>
          <w:bottom w:val="nil"/>
          <w:right w:val="nil"/>
          <w:between w:val="nil"/>
        </w:pBdr>
        <w:spacing w:before="40" w:after="40"/>
        <w:ind w:left="338"/>
        <w:rPr>
          <w:sz w:val="28"/>
          <w:szCs w:val="28"/>
        </w:rPr>
      </w:pPr>
    </w:p>
    <w:p w14:paraId="39BC5644" w14:textId="46FFE929" w:rsidR="002E0DD8" w:rsidRPr="00CE652D" w:rsidRDefault="00000000" w:rsidP="00CE652D">
      <w:pPr>
        <w:spacing w:before="120" w:after="60" w:line="360" w:lineRule="auto"/>
        <w:ind w:left="360"/>
        <w:rPr>
          <w:b/>
          <w:bCs/>
          <w:sz w:val="28"/>
          <w:szCs w:val="28"/>
        </w:rPr>
      </w:pPr>
      <w:r>
        <w:rPr>
          <w:b/>
          <w:bCs/>
          <w:sz w:val="28"/>
          <w:szCs w:val="28"/>
        </w:rPr>
        <w:t>Algorithm</w:t>
      </w:r>
      <w:r w:rsidR="00E93256">
        <w:rPr>
          <w:b/>
          <w:bCs/>
          <w:sz w:val="28"/>
          <w:szCs w:val="28"/>
        </w:rPr>
        <w:t xml:space="preserve"> 3</w:t>
      </w:r>
      <w:r>
        <w:rPr>
          <w:b/>
          <w:bCs/>
          <w:sz w:val="28"/>
          <w:szCs w:val="28"/>
        </w:rPr>
        <w:t>:</w:t>
      </w:r>
      <w:r w:rsidR="00E93256">
        <w:rPr>
          <w:b/>
          <w:bCs/>
          <w:sz w:val="28"/>
          <w:szCs w:val="28"/>
        </w:rPr>
        <w:t xml:space="preserve"> Fault information </w:t>
      </w:r>
    </w:p>
    <w:p w14:paraId="59D9D84B" w14:textId="77777777" w:rsidR="00E93256" w:rsidRPr="002E0DD8" w:rsidRDefault="00E93256" w:rsidP="002E0DD8">
      <w:pPr>
        <w:pStyle w:val="ListParagraph"/>
        <w:tabs>
          <w:tab w:val="left" w:pos="722"/>
        </w:tabs>
        <w:spacing w:before="42" w:after="240"/>
        <w:ind w:left="283" w:hanging="283"/>
        <w:jc w:val="both"/>
        <w:rPr>
          <w:rFonts w:ascii="Consolas" w:hAnsi="Consolas"/>
          <w:bCs/>
        </w:rPr>
      </w:pPr>
      <w:r>
        <w:rPr>
          <w:bCs/>
          <w:sz w:val="28"/>
          <w:szCs w:val="28"/>
        </w:rPr>
        <w:tab/>
      </w:r>
      <w:r w:rsidRPr="002E0DD8">
        <w:rPr>
          <w:rFonts w:ascii="Consolas" w:hAnsi="Consolas"/>
          <w:bCs/>
        </w:rPr>
        <w:t>Input: fault_records for all tasks on a client</w:t>
      </w:r>
    </w:p>
    <w:p w14:paraId="154B9934"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For each task t:</w:t>
      </w:r>
    </w:p>
    <w:p w14:paraId="10411F35"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 xml:space="preserve">  1. Retrieve fault_record(t): status, error_type, error_line, generated_code, canonical</w:t>
      </w:r>
    </w:p>
    <w:p w14:paraId="2D56FA63"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 xml:space="preserve">  2. If status == PASSED:</w:t>
      </w:r>
    </w:p>
    <w:p w14:paraId="7CD08266"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 xml:space="preserve">       target_code = generated_code  </w:t>
      </w:r>
    </w:p>
    <w:p w14:paraId="66278C79"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 xml:space="preserve">  3. Else (status == FAILED):</w:t>
      </w:r>
    </w:p>
    <w:p w14:paraId="1644DCE5"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 xml:space="preserve">       target_code = canonical_solution </w:t>
      </w:r>
    </w:p>
    <w:p w14:paraId="6ADAF5FC"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 xml:space="preserve">  4. Assemble record: (prompt, target_code, error_type, error_line, ...)</w:t>
      </w:r>
    </w:p>
    <w:p w14:paraId="6D1BB89C"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 xml:space="preserve">  5. Append to dataset CSV</w:t>
      </w:r>
    </w:p>
    <w:p w14:paraId="5B862072"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6. Compute error_frequency_report: count per error_type across all tasks</w:t>
      </w:r>
    </w:p>
    <w:p w14:paraId="4397A548" w14:textId="77777777" w:rsidR="00E93256" w:rsidRPr="00E93256" w:rsidRDefault="00E93256" w:rsidP="002E0DD8">
      <w:pPr>
        <w:pStyle w:val="ListParagraph"/>
        <w:tabs>
          <w:tab w:val="left" w:pos="722"/>
        </w:tabs>
        <w:spacing w:before="42" w:after="240"/>
        <w:ind w:left="566" w:hanging="283"/>
        <w:jc w:val="both"/>
        <w:rPr>
          <w:rFonts w:ascii="Consolas" w:hAnsi="Consolas"/>
          <w:bCs/>
        </w:rPr>
      </w:pPr>
      <w:r w:rsidRPr="00E93256">
        <w:rPr>
          <w:rFonts w:ascii="Consolas" w:hAnsi="Consolas"/>
          <w:bCs/>
        </w:rPr>
        <w:t>Output: dataset CSV + error_frequency_report</w:t>
      </w:r>
    </w:p>
    <w:p w14:paraId="6B401088" w14:textId="2BAC9C44" w:rsidR="0041073B" w:rsidRDefault="0041073B">
      <w:pPr>
        <w:pStyle w:val="ListParagraph"/>
        <w:tabs>
          <w:tab w:val="left" w:pos="722"/>
        </w:tabs>
        <w:spacing w:before="42" w:after="240" w:line="360" w:lineRule="auto"/>
        <w:ind w:left="283" w:hanging="283"/>
        <w:jc w:val="both"/>
        <w:rPr>
          <w:bCs/>
          <w:sz w:val="28"/>
          <w:szCs w:val="28"/>
        </w:rPr>
      </w:pPr>
    </w:p>
    <w:p w14:paraId="023469CF" w14:textId="77777777" w:rsidR="002E0DD8" w:rsidRDefault="002E0DD8">
      <w:pPr>
        <w:pStyle w:val="ListParagraph"/>
        <w:tabs>
          <w:tab w:val="left" w:pos="722"/>
        </w:tabs>
        <w:spacing w:before="42" w:after="240" w:line="360" w:lineRule="auto"/>
        <w:ind w:left="283" w:hanging="283"/>
        <w:jc w:val="both"/>
        <w:rPr>
          <w:bCs/>
          <w:sz w:val="28"/>
          <w:szCs w:val="28"/>
        </w:rPr>
      </w:pPr>
    </w:p>
    <w:p w14:paraId="13C71464" w14:textId="77777777" w:rsidR="0041073B" w:rsidRDefault="00000000">
      <w:pPr>
        <w:pStyle w:val="ListParagraph"/>
        <w:tabs>
          <w:tab w:val="left" w:pos="722"/>
        </w:tabs>
        <w:spacing w:before="42" w:after="240" w:line="360" w:lineRule="auto"/>
        <w:ind w:left="283" w:hanging="283"/>
        <w:jc w:val="both"/>
        <w:rPr>
          <w:b/>
          <w:bCs/>
          <w:sz w:val="28"/>
          <w:szCs w:val="28"/>
        </w:rPr>
      </w:pPr>
      <w:r>
        <w:rPr>
          <w:b/>
          <w:bCs/>
          <w:sz w:val="28"/>
          <w:szCs w:val="28"/>
        </w:rPr>
        <w:lastRenderedPageBreak/>
        <w:tab/>
        <w:t>Design Decisions:</w:t>
      </w:r>
    </w:p>
    <w:p w14:paraId="5765F1DB"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The Automatic Program Repair (APR) was initially planned to correct hallucinated code[ ]</w:t>
      </w:r>
      <w:r>
        <w:rPr>
          <w:sz w:val="28"/>
          <w:szCs w:val="28"/>
        </w:rPr>
        <w:t>.</w:t>
      </w:r>
    </w:p>
    <w:p w14:paraId="7CFC3ADE" w14:textId="77777777" w:rsidR="0041073B" w:rsidRDefault="00000000">
      <w:pPr>
        <w:pStyle w:val="ListParagraph"/>
        <w:numPr>
          <w:ilvl w:val="0"/>
          <w:numId w:val="20"/>
        </w:numPr>
        <w:spacing w:line="276" w:lineRule="auto"/>
        <w:ind w:left="742" w:hanging="360"/>
        <w:jc w:val="both"/>
        <w:rPr>
          <w:sz w:val="28"/>
          <w:szCs w:val="28"/>
          <w:lang w:val="en-IN"/>
        </w:rPr>
      </w:pPr>
      <w:r>
        <w:rPr>
          <w:sz w:val="28"/>
          <w:szCs w:val="28"/>
        </w:rPr>
        <w:t>Although Automatic Program Repair (APR) was integrated into the pipeline to correct hallucinated code using detected fault information, it was found to be unreliable in practice — the Qwen model frequently failed to produce valid patches even when provided with precise error types and line-level fault locations.</w:t>
      </w:r>
    </w:p>
    <w:p w14:paraId="736B4E75"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Canonical solutions are used as training targets for failed tasks, ensuring fine-tuning always uses a correct reference regardless of model hallucination.</w:t>
      </w:r>
    </w:p>
    <w:p w14:paraId="76ADC96C"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The error frequency report is kept separate from training data and is transmitted to the server exclusively for Fed-Error Average weight computation.</w:t>
      </w:r>
    </w:p>
    <w:p w14:paraId="04153C3C" w14:textId="77777777" w:rsidR="0041073B" w:rsidRDefault="00000000">
      <w:pPr>
        <w:pStyle w:val="ListParagraph"/>
        <w:spacing w:line="276" w:lineRule="auto"/>
        <w:ind w:left="0" w:firstLine="0"/>
        <w:jc w:val="both"/>
        <w:rPr>
          <w:bCs/>
          <w:sz w:val="28"/>
          <w:szCs w:val="28"/>
          <w:lang w:val="en-IN"/>
        </w:rPr>
      </w:pPr>
      <w:r>
        <w:rPr>
          <w:bCs/>
          <w:sz w:val="28"/>
          <w:szCs w:val="28"/>
          <w:lang w:val="en-IN"/>
        </w:rPr>
        <w:t xml:space="preserve"> </w:t>
      </w:r>
    </w:p>
    <w:p w14:paraId="3DB470FC" w14:textId="507A152F" w:rsidR="0041073B" w:rsidRPr="002E0DD8" w:rsidRDefault="002E0DD8" w:rsidP="002E0DD8">
      <w:pPr>
        <w:tabs>
          <w:tab w:val="left" w:pos="722"/>
        </w:tabs>
        <w:spacing w:before="42" w:after="240"/>
        <w:rPr>
          <w:b/>
          <w:bCs/>
          <w:color w:val="000000"/>
          <w:sz w:val="28"/>
          <w:szCs w:val="28"/>
        </w:rPr>
      </w:pPr>
      <w:r>
        <w:rPr>
          <w:b/>
          <w:bCs/>
          <w:color w:val="000000"/>
          <w:sz w:val="28"/>
          <w:szCs w:val="28"/>
        </w:rPr>
        <w:t xml:space="preserve">    3.3.3 </w:t>
      </w:r>
      <w:r w:rsidR="004027B0">
        <w:rPr>
          <w:b/>
          <w:bCs/>
          <w:color w:val="000000"/>
          <w:sz w:val="28"/>
          <w:szCs w:val="28"/>
        </w:rPr>
        <w:t xml:space="preserve"> </w:t>
      </w:r>
      <w:r w:rsidR="00000000" w:rsidRPr="002E0DD8">
        <w:rPr>
          <w:b/>
          <w:bCs/>
          <w:color w:val="000000"/>
          <w:sz w:val="28"/>
          <w:szCs w:val="28"/>
        </w:rPr>
        <w:t>LoRA Fine-Tuning Module</w:t>
      </w:r>
    </w:p>
    <w:p w14:paraId="3925C0C4" w14:textId="294F36F9" w:rsidR="0041073B" w:rsidRPr="00E93256" w:rsidRDefault="00000000" w:rsidP="00E93256">
      <w:pPr>
        <w:pStyle w:val="ListParagraph"/>
        <w:tabs>
          <w:tab w:val="left" w:pos="722"/>
        </w:tabs>
        <w:spacing w:before="42" w:after="240" w:line="360" w:lineRule="auto"/>
        <w:ind w:left="283" w:hanging="283"/>
        <w:jc w:val="both"/>
        <w:rPr>
          <w:b/>
          <w:bCs/>
          <w:sz w:val="28"/>
          <w:szCs w:val="28"/>
        </w:rPr>
      </w:pPr>
      <w:r>
        <w:rPr>
          <w:bCs/>
          <w:sz w:val="28"/>
          <w:szCs w:val="28"/>
          <w:lang w:val="en-IN"/>
        </w:rPr>
        <w:tab/>
      </w:r>
      <w:r>
        <w:rPr>
          <w:b/>
          <w:bCs/>
          <w:sz w:val="28"/>
          <w:szCs w:val="28"/>
        </w:rPr>
        <w:t>Purpose:</w:t>
      </w:r>
      <w:r w:rsidR="00E93256">
        <w:rPr>
          <w:b/>
          <w:bCs/>
          <w:sz w:val="28"/>
          <w:szCs w:val="28"/>
        </w:rPr>
        <w:t xml:space="preserve"> </w:t>
      </w:r>
      <w:r>
        <w:rPr>
          <w:sz w:val="28"/>
          <w:szCs w:val="28"/>
        </w:rPr>
        <w:t>Perform parameter-efficient supervised fine-tuning of the base model using the hallucination-aware dataset assembled by the Dataset Creation Module.</w:t>
      </w:r>
    </w:p>
    <w:p w14:paraId="4DA2B0A6" w14:textId="01C06424" w:rsidR="0041073B" w:rsidRPr="00E93256" w:rsidRDefault="00E93256" w:rsidP="00E93256">
      <w:pPr>
        <w:tabs>
          <w:tab w:val="left" w:pos="722"/>
        </w:tabs>
        <w:spacing w:before="42" w:after="240" w:line="360" w:lineRule="auto"/>
        <w:ind w:left="283"/>
        <w:jc w:val="both"/>
        <w:rPr>
          <w:b/>
          <w:bCs/>
          <w:sz w:val="28"/>
          <w:szCs w:val="28"/>
        </w:rPr>
      </w:pPr>
      <w:r>
        <w:rPr>
          <w:b/>
          <w:bCs/>
          <w:sz w:val="28"/>
          <w:szCs w:val="28"/>
        </w:rPr>
        <w:t xml:space="preserve"> </w:t>
      </w:r>
      <w:r w:rsidR="00000000" w:rsidRPr="00E93256">
        <w:rPr>
          <w:b/>
          <w:bCs/>
          <w:sz w:val="28"/>
          <w:szCs w:val="28"/>
        </w:rPr>
        <w:t>Input:</w:t>
      </w:r>
      <w:r>
        <w:rPr>
          <w:b/>
          <w:bCs/>
          <w:sz w:val="28"/>
          <w:szCs w:val="28"/>
        </w:rPr>
        <w:t xml:space="preserve"> </w:t>
      </w:r>
      <w:r w:rsidR="00000000" w:rsidRPr="00E93256">
        <w:rPr>
          <w:color w:val="000000"/>
          <w:sz w:val="28"/>
          <w:szCs w:val="28"/>
        </w:rPr>
        <w:t xml:space="preserve">Structured dataset CSV (prompt </w:t>
      </w:r>
      <w:r w:rsidR="002E0DD8">
        <w:rPr>
          <w:color w:val="000000"/>
          <w:sz w:val="28"/>
          <w:szCs w:val="28"/>
        </w:rPr>
        <w:t>mapped to</w:t>
      </w:r>
      <w:r w:rsidR="00000000" w:rsidRPr="00E93256">
        <w:rPr>
          <w:color w:val="000000"/>
          <w:sz w:val="28"/>
          <w:szCs w:val="28"/>
        </w:rPr>
        <w:t xml:space="preserve"> target_code) from the Dataset Creation Module.</w:t>
      </w:r>
      <w:r>
        <w:rPr>
          <w:b/>
          <w:bCs/>
          <w:sz w:val="28"/>
          <w:szCs w:val="28"/>
        </w:rPr>
        <w:t xml:space="preserve"> </w:t>
      </w:r>
      <w:r w:rsidR="00000000" w:rsidRPr="00E93256">
        <w:rPr>
          <w:color w:val="000000"/>
          <w:sz w:val="28"/>
          <w:szCs w:val="28"/>
        </w:rPr>
        <w:t>Frozen Qwen2.5-Coder-3B-Instruct[ ] base model.</w:t>
      </w:r>
    </w:p>
    <w:p w14:paraId="15A55C86" w14:textId="4CCE6F53" w:rsidR="0041073B" w:rsidRPr="002E0DD8" w:rsidRDefault="00000000" w:rsidP="002E0DD8">
      <w:pPr>
        <w:pStyle w:val="ListParagraph"/>
        <w:tabs>
          <w:tab w:val="left" w:pos="722"/>
        </w:tabs>
        <w:spacing w:before="42" w:after="240" w:line="360" w:lineRule="auto"/>
        <w:ind w:left="283" w:hanging="283"/>
        <w:jc w:val="both"/>
        <w:rPr>
          <w:b/>
          <w:bCs/>
          <w:sz w:val="28"/>
          <w:szCs w:val="28"/>
        </w:rPr>
      </w:pPr>
      <w:r>
        <w:rPr>
          <w:b/>
          <w:bCs/>
          <w:sz w:val="28"/>
          <w:szCs w:val="28"/>
        </w:rPr>
        <w:tab/>
        <w:t>Output:</w:t>
      </w:r>
      <w:r w:rsidR="00E93256">
        <w:rPr>
          <w:b/>
          <w:bCs/>
          <w:sz w:val="28"/>
          <w:szCs w:val="28"/>
        </w:rPr>
        <w:t xml:space="preserve"> </w:t>
      </w:r>
      <w:r w:rsidRPr="00E93256">
        <w:rPr>
          <w:color w:val="000000"/>
          <w:sz w:val="28"/>
          <w:szCs w:val="28"/>
        </w:rPr>
        <w:t>LoRA adapter checkpoint file (.pt) containing trained adapter matrices A and B for all 504 adapter positions.</w:t>
      </w:r>
    </w:p>
    <w:p w14:paraId="03DB488A" w14:textId="26001CAA" w:rsidR="0041073B" w:rsidRDefault="00000000">
      <w:pPr>
        <w:spacing w:before="120" w:after="60" w:line="360" w:lineRule="auto"/>
        <w:ind w:left="360"/>
        <w:rPr>
          <w:sz w:val="28"/>
          <w:szCs w:val="28"/>
        </w:rPr>
      </w:pPr>
      <w:r>
        <w:rPr>
          <w:b/>
          <w:bCs/>
          <w:sz w:val="28"/>
          <w:szCs w:val="28"/>
        </w:rPr>
        <w:t>Algorithm</w:t>
      </w:r>
      <w:r w:rsidR="002E0DD8">
        <w:rPr>
          <w:b/>
          <w:bCs/>
          <w:sz w:val="28"/>
          <w:szCs w:val="28"/>
        </w:rPr>
        <w:t xml:space="preserve"> 3</w:t>
      </w:r>
      <w:r>
        <w:rPr>
          <w:b/>
          <w:bCs/>
          <w:sz w:val="28"/>
          <w:szCs w:val="28"/>
        </w:rPr>
        <w:t>:</w:t>
      </w:r>
      <w:r w:rsidR="002E0DD8">
        <w:rPr>
          <w:b/>
          <w:bCs/>
          <w:sz w:val="28"/>
          <w:szCs w:val="28"/>
        </w:rPr>
        <w:t xml:space="preserve"> LoRA Fine-tuning</w:t>
      </w:r>
    </w:p>
    <w:p w14:paraId="3803205B" w14:textId="76B8DF0C" w:rsidR="00E93256" w:rsidRPr="002E0DD8" w:rsidRDefault="00E93256" w:rsidP="002E0DD8">
      <w:pPr>
        <w:pStyle w:val="ListParagraph"/>
        <w:tabs>
          <w:tab w:val="left" w:pos="722"/>
        </w:tabs>
        <w:spacing w:before="42" w:after="240"/>
        <w:ind w:left="566" w:hanging="283"/>
        <w:jc w:val="both"/>
        <w:rPr>
          <w:rFonts w:ascii="Consolas" w:hAnsi="Consolas"/>
          <w:bCs/>
        </w:rPr>
      </w:pPr>
      <w:r w:rsidRPr="002E0DD8">
        <w:rPr>
          <w:rFonts w:ascii="Consolas" w:hAnsi="Consolas"/>
          <w:bCs/>
        </w:rPr>
        <w:t>Input: dataset D, frozen base model M</w:t>
      </w:r>
    </w:p>
    <w:p w14:paraId="6AFD0D9C" w14:textId="77777777" w:rsidR="00E93256" w:rsidRPr="002E0DD8" w:rsidRDefault="00E93256" w:rsidP="002E0DD8">
      <w:pPr>
        <w:pStyle w:val="ListParagraph"/>
        <w:tabs>
          <w:tab w:val="left" w:pos="722"/>
        </w:tabs>
        <w:spacing w:before="42" w:after="240"/>
        <w:ind w:left="566" w:hanging="283"/>
        <w:jc w:val="both"/>
        <w:rPr>
          <w:rFonts w:ascii="Consolas" w:hAnsi="Consolas"/>
          <w:bCs/>
        </w:rPr>
      </w:pPr>
      <w:r w:rsidRPr="002E0DD8">
        <w:rPr>
          <w:rFonts w:ascii="Consolas" w:hAnsi="Consolas"/>
          <w:bCs/>
        </w:rPr>
        <w:t>1. Inject LoRA adapters into all 7 projection matrices per layer (36 layers):</w:t>
      </w:r>
    </w:p>
    <w:p w14:paraId="09000F9D" w14:textId="77777777" w:rsidR="00E93256" w:rsidRPr="002E0DD8" w:rsidRDefault="00E93256" w:rsidP="002E0DD8">
      <w:pPr>
        <w:pStyle w:val="ListParagraph"/>
        <w:tabs>
          <w:tab w:val="left" w:pos="722"/>
        </w:tabs>
        <w:spacing w:before="42" w:after="240"/>
        <w:ind w:left="566" w:hanging="283"/>
        <w:jc w:val="both"/>
        <w:rPr>
          <w:rFonts w:ascii="Consolas" w:hAnsi="Consolas"/>
          <w:bCs/>
        </w:rPr>
      </w:pPr>
      <w:r w:rsidRPr="002E0DD8">
        <w:rPr>
          <w:rFonts w:ascii="Consolas" w:hAnsi="Consolas"/>
          <w:bCs/>
        </w:rPr>
        <w:t xml:space="preserve">   q_proj, k_proj, v_proj, o_proj, gate_proj, up_proj, down_proj</w:t>
      </w:r>
    </w:p>
    <w:p w14:paraId="6263A9EA" w14:textId="77777777" w:rsidR="00E93256" w:rsidRPr="002E0DD8" w:rsidRDefault="00E93256" w:rsidP="002E0DD8">
      <w:pPr>
        <w:pStyle w:val="ListParagraph"/>
        <w:tabs>
          <w:tab w:val="left" w:pos="722"/>
        </w:tabs>
        <w:spacing w:before="42" w:after="240"/>
        <w:ind w:left="566" w:hanging="283"/>
        <w:jc w:val="both"/>
        <w:rPr>
          <w:rFonts w:ascii="Consolas" w:hAnsi="Consolas"/>
          <w:bCs/>
        </w:rPr>
      </w:pPr>
      <w:r w:rsidRPr="002E0DD8">
        <w:rPr>
          <w:rFonts w:ascii="Consolas" w:hAnsi="Consolas"/>
          <w:bCs/>
        </w:rPr>
        <w:t xml:space="preserve">2. Freeze all original model weights </w:t>
      </w:r>
    </w:p>
    <w:p w14:paraId="247A5279" w14:textId="77777777" w:rsidR="00E93256" w:rsidRPr="002E0DD8" w:rsidRDefault="00E93256" w:rsidP="002E0DD8">
      <w:pPr>
        <w:pStyle w:val="ListParagraph"/>
        <w:tabs>
          <w:tab w:val="left" w:pos="722"/>
        </w:tabs>
        <w:spacing w:before="42" w:after="240"/>
        <w:ind w:left="566" w:hanging="283"/>
        <w:jc w:val="both"/>
        <w:rPr>
          <w:rFonts w:ascii="Consolas" w:hAnsi="Consolas"/>
          <w:bCs/>
        </w:rPr>
      </w:pPr>
      <w:r w:rsidRPr="002E0DD8">
        <w:rPr>
          <w:rFonts w:ascii="Consolas" w:hAnsi="Consolas"/>
          <w:bCs/>
        </w:rPr>
        <w:t>3. Format dataset as prompt–completion pairs with completion-only loss</w:t>
      </w:r>
    </w:p>
    <w:p w14:paraId="03BAA4FB" w14:textId="77777777" w:rsidR="00E93256" w:rsidRPr="002E0DD8" w:rsidRDefault="00E93256" w:rsidP="002E0DD8">
      <w:pPr>
        <w:pStyle w:val="ListParagraph"/>
        <w:tabs>
          <w:tab w:val="left" w:pos="722"/>
        </w:tabs>
        <w:spacing w:before="42" w:after="240"/>
        <w:ind w:left="566" w:hanging="283"/>
        <w:jc w:val="both"/>
        <w:rPr>
          <w:rFonts w:ascii="Consolas" w:hAnsi="Consolas"/>
          <w:bCs/>
        </w:rPr>
      </w:pPr>
      <w:r w:rsidRPr="002E0DD8">
        <w:rPr>
          <w:rFonts w:ascii="Consolas" w:hAnsi="Consolas"/>
          <w:bCs/>
        </w:rPr>
        <w:t>4. Train using SFTTrainer for the model.</w:t>
      </w:r>
    </w:p>
    <w:p w14:paraId="2A57ED6D" w14:textId="77777777" w:rsidR="00E93256" w:rsidRPr="002E0DD8" w:rsidRDefault="00E93256" w:rsidP="002E0DD8">
      <w:pPr>
        <w:pStyle w:val="ListParagraph"/>
        <w:tabs>
          <w:tab w:val="left" w:pos="722"/>
        </w:tabs>
        <w:spacing w:before="42" w:after="240"/>
        <w:ind w:left="566" w:hanging="283"/>
        <w:jc w:val="both"/>
        <w:rPr>
          <w:rFonts w:ascii="Consolas" w:hAnsi="Consolas"/>
          <w:bCs/>
        </w:rPr>
      </w:pPr>
      <w:r w:rsidRPr="002E0DD8">
        <w:rPr>
          <w:rFonts w:ascii="Consolas" w:hAnsi="Consolas"/>
          <w:bCs/>
        </w:rPr>
        <w:t>5. Save only LoRA adapter weights as .pt checkpoint</w:t>
      </w:r>
    </w:p>
    <w:p w14:paraId="0A3C49F0" w14:textId="6E6A2510" w:rsidR="00E93256" w:rsidRPr="002E0DD8" w:rsidRDefault="00E93256" w:rsidP="002E0DD8">
      <w:pPr>
        <w:pStyle w:val="ListParagraph"/>
        <w:tabs>
          <w:tab w:val="left" w:pos="722"/>
        </w:tabs>
        <w:spacing w:before="42" w:after="240"/>
        <w:ind w:left="566" w:hanging="283"/>
        <w:jc w:val="both"/>
        <w:rPr>
          <w:rFonts w:ascii="Consolas" w:hAnsi="Consolas"/>
          <w:bCs/>
        </w:rPr>
      </w:pPr>
      <w:r w:rsidRPr="002E0DD8">
        <w:rPr>
          <w:rFonts w:ascii="Consolas" w:hAnsi="Consolas"/>
          <w:bCs/>
        </w:rPr>
        <w:t xml:space="preserve">Output: adapter checkpoint W = </w:t>
      </w:r>
      <m:oMath>
        <m:sSub>
          <m:sSubPr>
            <m:ctrlPr>
              <w:rPr>
                <w:rFonts w:ascii="Cambria Math" w:hAnsi="Cambria Math"/>
                <w:bCs/>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oMath>
      <w:r w:rsidRPr="002E0DD8">
        <w:rPr>
          <w:rFonts w:ascii="Consolas" w:hAnsi="Consolas"/>
          <w:bCs/>
        </w:rPr>
        <w:t xml:space="preserve"> for i in 1..504</w:t>
      </w:r>
    </w:p>
    <w:p w14:paraId="02A6376A" w14:textId="45ED3FC6" w:rsidR="0041073B" w:rsidRDefault="0041073B">
      <w:pPr>
        <w:pStyle w:val="ListParagraph"/>
        <w:tabs>
          <w:tab w:val="left" w:pos="722"/>
        </w:tabs>
        <w:spacing w:before="42" w:after="240" w:line="360" w:lineRule="auto"/>
        <w:ind w:left="283" w:hanging="283"/>
        <w:jc w:val="both"/>
        <w:rPr>
          <w:bCs/>
          <w:sz w:val="28"/>
          <w:szCs w:val="28"/>
        </w:rPr>
      </w:pPr>
    </w:p>
    <w:p w14:paraId="3DA8891E" w14:textId="77777777" w:rsidR="0041073B" w:rsidRDefault="00000000">
      <w:pPr>
        <w:pStyle w:val="ListParagraph"/>
        <w:tabs>
          <w:tab w:val="left" w:pos="722"/>
        </w:tabs>
        <w:spacing w:before="42" w:after="240" w:line="360" w:lineRule="auto"/>
        <w:ind w:left="283" w:hanging="283"/>
        <w:jc w:val="both"/>
        <w:rPr>
          <w:b/>
          <w:bCs/>
          <w:sz w:val="28"/>
          <w:szCs w:val="28"/>
        </w:rPr>
      </w:pPr>
      <w:r>
        <w:rPr>
          <w:b/>
          <w:bCs/>
          <w:sz w:val="28"/>
          <w:szCs w:val="28"/>
        </w:rPr>
        <w:tab/>
        <w:t>Design Decisions:</w:t>
      </w:r>
    </w:p>
    <w:p w14:paraId="05A112CE"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TheLoRA rank r=16 and alpha=32 yield a scaling multiplier of 2 (alpha/r), balancing expressiveness and parameter efficiency.</w:t>
      </w:r>
    </w:p>
    <w:p w14:paraId="0F5B1738"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All 7 projection matrices (attention + MLP) are targeted to allow the adapter to influence both attention computation and feed-forward representations.</w:t>
      </w:r>
    </w:p>
    <w:p w14:paraId="34968388"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Gradient accumulation (steps=4) is used to achieve an effective batch size of 8 while staying within GPU memory limits.</w:t>
      </w:r>
    </w:p>
    <w:p w14:paraId="416166EB" w14:textId="2D951282" w:rsidR="0041073B" w:rsidRPr="00E93256" w:rsidRDefault="00000000" w:rsidP="00E93256">
      <w:pPr>
        <w:pStyle w:val="ListParagraph"/>
        <w:numPr>
          <w:ilvl w:val="0"/>
          <w:numId w:val="20"/>
        </w:numPr>
        <w:spacing w:line="276" w:lineRule="auto"/>
        <w:ind w:left="742" w:hanging="360"/>
        <w:jc w:val="both"/>
        <w:rPr>
          <w:sz w:val="28"/>
          <w:szCs w:val="28"/>
          <w:lang w:val="en-IN"/>
        </w:rPr>
      </w:pPr>
      <w:r>
        <w:rPr>
          <w:color w:val="000000"/>
          <w:sz w:val="28"/>
          <w:szCs w:val="28"/>
        </w:rPr>
        <w:t>Only adapter weights are saved and transmitted</w:t>
      </w:r>
      <w:r>
        <w:rPr>
          <w:sz w:val="28"/>
          <w:szCs w:val="28"/>
        </w:rPr>
        <w:t xml:space="preserve"> </w:t>
      </w:r>
      <w:r>
        <w:rPr>
          <w:color w:val="000000"/>
          <w:sz w:val="28"/>
          <w:szCs w:val="28"/>
        </w:rPr>
        <w:t>raw data, model weights, and code examples never leave the client.</w:t>
      </w:r>
    </w:p>
    <w:p w14:paraId="085CC561" w14:textId="77777777" w:rsidR="00E93256" w:rsidRPr="00E93256" w:rsidRDefault="00E93256" w:rsidP="00E93256">
      <w:pPr>
        <w:pStyle w:val="ListParagraph"/>
        <w:spacing w:line="276" w:lineRule="auto"/>
        <w:ind w:left="742" w:firstLine="0"/>
        <w:jc w:val="both"/>
        <w:rPr>
          <w:sz w:val="28"/>
          <w:szCs w:val="28"/>
          <w:lang w:val="en-IN"/>
        </w:rPr>
      </w:pPr>
    </w:p>
    <w:p w14:paraId="50B6256E" w14:textId="33A0A43C" w:rsidR="0041073B" w:rsidRPr="004027B0" w:rsidRDefault="004027B0" w:rsidP="004027B0">
      <w:pPr>
        <w:tabs>
          <w:tab w:val="left" w:pos="722"/>
        </w:tabs>
        <w:spacing w:before="42" w:after="240"/>
        <w:rPr>
          <w:b/>
          <w:bCs/>
          <w:color w:val="000000"/>
          <w:sz w:val="28"/>
          <w:szCs w:val="28"/>
        </w:rPr>
      </w:pPr>
      <w:r>
        <w:rPr>
          <w:b/>
          <w:bCs/>
          <w:color w:val="000000"/>
          <w:sz w:val="28"/>
          <w:szCs w:val="28"/>
        </w:rPr>
        <w:t xml:space="preserve">     3.3.4 </w:t>
      </w:r>
      <w:r w:rsidR="00000000" w:rsidRPr="004027B0">
        <w:rPr>
          <w:b/>
          <w:bCs/>
          <w:color w:val="000000"/>
          <w:sz w:val="28"/>
          <w:szCs w:val="28"/>
        </w:rPr>
        <w:t>Federated Aggregation Module</w:t>
      </w:r>
    </w:p>
    <w:p w14:paraId="148D7AE0" w14:textId="77777777" w:rsidR="002E0DD8" w:rsidRPr="002E0DD8" w:rsidRDefault="002E0DD8" w:rsidP="002E0DD8">
      <w:pPr>
        <w:tabs>
          <w:tab w:val="left" w:pos="722"/>
        </w:tabs>
        <w:spacing w:before="42" w:after="240"/>
        <w:ind w:left="302"/>
        <w:rPr>
          <w:b/>
          <w:bCs/>
          <w:color w:val="000000"/>
          <w:sz w:val="28"/>
          <w:szCs w:val="28"/>
        </w:rPr>
      </w:pPr>
    </w:p>
    <w:p w14:paraId="41FC4133" w14:textId="1FD90063" w:rsidR="0041073B" w:rsidRPr="002E0DD8" w:rsidRDefault="00000000" w:rsidP="002E0DD8">
      <w:pPr>
        <w:pStyle w:val="ListParagraph"/>
        <w:tabs>
          <w:tab w:val="left" w:pos="722"/>
        </w:tabs>
        <w:spacing w:before="42" w:after="240" w:line="360" w:lineRule="auto"/>
        <w:ind w:left="283" w:hanging="283"/>
        <w:jc w:val="both"/>
        <w:rPr>
          <w:b/>
          <w:bCs/>
          <w:sz w:val="28"/>
          <w:szCs w:val="28"/>
        </w:rPr>
      </w:pPr>
      <w:r>
        <w:rPr>
          <w:bCs/>
          <w:sz w:val="28"/>
          <w:szCs w:val="28"/>
          <w:lang w:val="en-IN"/>
        </w:rPr>
        <w:tab/>
      </w:r>
      <w:r>
        <w:rPr>
          <w:b/>
          <w:bCs/>
          <w:sz w:val="28"/>
          <w:szCs w:val="28"/>
        </w:rPr>
        <w:t>Purpose:</w:t>
      </w:r>
      <w:r w:rsidR="002E0DD8">
        <w:rPr>
          <w:b/>
          <w:bCs/>
          <w:sz w:val="28"/>
          <w:szCs w:val="28"/>
        </w:rPr>
        <w:t xml:space="preserve"> </w:t>
      </w:r>
      <w:r>
        <w:rPr>
          <w:sz w:val="28"/>
          <w:szCs w:val="28"/>
        </w:rPr>
        <w:t>Combine LoRA adapters received from all clients into a single global adapter using the proposed Fed-Error Average algorithm, which extends standard FedAvg by incorporating hallucination error frequency information.</w:t>
      </w:r>
    </w:p>
    <w:p w14:paraId="43977774" w14:textId="6297F6D6" w:rsidR="0041073B" w:rsidRPr="002E0DD8" w:rsidRDefault="00000000" w:rsidP="002E0DD8">
      <w:pPr>
        <w:tabs>
          <w:tab w:val="left" w:pos="722"/>
        </w:tabs>
        <w:spacing w:before="42" w:after="240" w:line="360" w:lineRule="auto"/>
        <w:ind w:left="283"/>
        <w:jc w:val="both"/>
        <w:rPr>
          <w:b/>
          <w:bCs/>
          <w:sz w:val="28"/>
          <w:szCs w:val="28"/>
        </w:rPr>
      </w:pPr>
      <w:r w:rsidRPr="002E0DD8">
        <w:rPr>
          <w:b/>
          <w:bCs/>
          <w:sz w:val="28"/>
          <w:szCs w:val="28"/>
        </w:rPr>
        <w:t>Input:</w:t>
      </w:r>
      <w:r w:rsidR="002E0DD8">
        <w:rPr>
          <w:b/>
          <w:bCs/>
          <w:sz w:val="28"/>
          <w:szCs w:val="28"/>
        </w:rPr>
        <w:t xml:space="preserve"> </w:t>
      </w:r>
      <w:r w:rsidRPr="002E0DD8">
        <w:rPr>
          <w:color w:val="000000"/>
          <w:sz w:val="28"/>
          <w:szCs w:val="28"/>
        </w:rPr>
        <w:t xml:space="preserve">LoRA adapter checkpoints </w:t>
      </w:r>
      <m:oMath>
        <m:r>
          <w:rPr>
            <w:rFonts w:ascii="Cambria Math" w:hAnsi="Cambria Math"/>
            <w:color w:val="000000"/>
            <w:sz w:val="28"/>
            <w:szCs w:val="28"/>
          </w:rPr>
          <m:t>w</m:t>
        </m:r>
        <m:sSub>
          <m:sSubPr>
            <m:ctrlPr>
              <w:rPr>
                <w:rFonts w:ascii="Cambria Math" w:hAnsi="Cambria Math"/>
                <w:i/>
                <w:color w:val="000000"/>
                <w:sz w:val="28"/>
                <w:szCs w:val="28"/>
              </w:rPr>
            </m:ctrlPr>
          </m:sSubPr>
          <m:e>
            <m:r>
              <w:rPr>
                <w:rFonts w:ascii="Cambria Math" w:hAnsi="Cambria Math"/>
                <w:color w:val="000000"/>
                <w:sz w:val="28"/>
                <w:szCs w:val="28"/>
              </w:rPr>
              <m:t>ᵏ</m:t>
            </m:r>
          </m:e>
          <m:sub>
            <m:r>
              <w:rPr>
                <w:rFonts w:ascii="Cambria Math" w:hAnsi="Cambria Math"/>
                <w:color w:val="000000"/>
                <w:sz w:val="28"/>
                <w:szCs w:val="28"/>
              </w:rPr>
              <m:t>k</m:t>
            </m:r>
          </m:sub>
        </m:sSub>
      </m:oMath>
      <w:r w:rsidRPr="002E0DD8">
        <w:rPr>
          <w:color w:val="000000"/>
          <w:sz w:val="28"/>
          <w:szCs w:val="28"/>
        </w:rPr>
        <w:t xml:space="preserve"> from K clients (k = 1…K).</w:t>
      </w:r>
      <w:r w:rsidR="002E0DD8">
        <w:rPr>
          <w:b/>
          <w:bCs/>
          <w:sz w:val="28"/>
          <w:szCs w:val="28"/>
        </w:rPr>
        <w:t xml:space="preserve"> </w:t>
      </w:r>
      <w:r w:rsidRPr="002E0DD8">
        <w:rPr>
          <w:color w:val="000000"/>
          <w:sz w:val="28"/>
          <w:szCs w:val="28"/>
        </w:rPr>
        <w:t xml:space="preserve">Error frequency reports </w:t>
      </w:r>
      <m:oMath>
        <m:r>
          <w:rPr>
            <w:rFonts w:ascii="Cambria Math" w:hAnsi="Cambria Math"/>
            <w:color w:val="000000"/>
            <w:sz w:val="28"/>
            <w:szCs w:val="28"/>
          </w:rPr>
          <m:t>coun</m:t>
        </m:r>
        <m:sSub>
          <m:sSubPr>
            <m:ctrlPr>
              <w:rPr>
                <w:rFonts w:ascii="Cambria Math" w:hAnsi="Cambria Math"/>
                <w:i/>
                <w:color w:val="000000"/>
                <w:sz w:val="28"/>
                <w:szCs w:val="28"/>
              </w:rPr>
            </m:ctrlPr>
          </m:sSubPr>
          <m:e>
            <m:r>
              <w:rPr>
                <w:rFonts w:ascii="Cambria Math" w:hAnsi="Cambria Math"/>
                <w:color w:val="000000"/>
                <w:sz w:val="28"/>
                <w:szCs w:val="28"/>
              </w:rPr>
              <m:t>t</m:t>
            </m:r>
          </m:e>
          <m:sub>
            <m:r>
              <w:rPr>
                <w:rFonts w:ascii="Cambria Math" w:hAnsi="Cambria Math"/>
                <w:color w:val="000000"/>
                <w:sz w:val="28"/>
                <w:szCs w:val="28"/>
              </w:rPr>
              <m:t>k,e</m:t>
            </m:r>
          </m:sub>
        </m:sSub>
      </m:oMath>
      <w:r w:rsidRPr="002E0DD8">
        <w:rPr>
          <w:color w:val="000000"/>
          <w:sz w:val="28"/>
          <w:szCs w:val="28"/>
        </w:rPr>
        <w:t xml:space="preserve"> from each client per error type e.</w:t>
      </w:r>
    </w:p>
    <w:p w14:paraId="2EAC357F" w14:textId="5C2DEE03" w:rsidR="0041073B" w:rsidRPr="002E0DD8" w:rsidRDefault="00000000" w:rsidP="002E0DD8">
      <w:pPr>
        <w:pStyle w:val="ListParagraph"/>
        <w:tabs>
          <w:tab w:val="left" w:pos="722"/>
        </w:tabs>
        <w:spacing w:before="42" w:after="240" w:line="360" w:lineRule="auto"/>
        <w:ind w:left="283" w:hanging="283"/>
        <w:jc w:val="both"/>
        <w:rPr>
          <w:b/>
          <w:bCs/>
          <w:sz w:val="28"/>
          <w:szCs w:val="28"/>
        </w:rPr>
      </w:pPr>
      <w:r>
        <w:rPr>
          <w:b/>
          <w:bCs/>
          <w:sz w:val="28"/>
          <w:szCs w:val="28"/>
        </w:rPr>
        <w:tab/>
        <w:t>Output:</w:t>
      </w:r>
      <w:r w:rsidR="002E0DD8">
        <w:rPr>
          <w:b/>
          <w:bCs/>
          <w:sz w:val="28"/>
          <w:szCs w:val="28"/>
        </w:rPr>
        <w:t xml:space="preserve"> </w:t>
      </w:r>
      <w:r w:rsidRPr="002E0DD8">
        <w:rPr>
          <w:color w:val="000000"/>
          <w:sz w:val="28"/>
          <w:szCs w:val="28"/>
        </w:rPr>
        <w:t xml:space="preserve">Global LoRA adapter </w:t>
      </w:r>
      <m:oMath>
        <m:sSup>
          <m:sSupPr>
            <m:ctrlPr>
              <w:rPr>
                <w:rFonts w:ascii="Cambria Math" w:hAnsi="Cambria Math"/>
                <w:i/>
                <w:color w:val="000000"/>
                <w:sz w:val="28"/>
                <w:szCs w:val="28"/>
              </w:rPr>
            </m:ctrlPr>
          </m:sSupPr>
          <m:e>
            <m:r>
              <w:rPr>
                <w:rFonts w:ascii="Cambria Math" w:hAnsi="Cambria Math"/>
                <w:color w:val="000000"/>
                <w:sz w:val="28"/>
                <w:szCs w:val="28"/>
              </w:rPr>
              <m:t>w</m:t>
            </m:r>
          </m:e>
          <m:sup>
            <m:r>
              <w:rPr>
                <w:rFonts w:ascii="Cambria Math" w:hAnsi="Cambria Math"/>
                <w:color w:val="000000"/>
                <w:sz w:val="28"/>
                <w:szCs w:val="28"/>
              </w:rPr>
              <m:t>t+1</m:t>
            </m:r>
          </m:sup>
        </m:sSup>
      </m:oMath>
      <w:r w:rsidRPr="002E0DD8">
        <w:rPr>
          <w:color w:val="000000"/>
          <w:sz w:val="28"/>
          <w:szCs w:val="28"/>
        </w:rPr>
        <w:t xml:space="preserve">  a weighted average across all 504 adapter matrices.</w:t>
      </w:r>
      <w:r w:rsidR="002E0DD8">
        <w:rPr>
          <w:color w:val="000000"/>
          <w:sz w:val="28"/>
          <w:szCs w:val="28"/>
        </w:rPr>
        <w:t xml:space="preserve"> </w:t>
      </w:r>
      <w:r w:rsidRPr="002E0DD8">
        <w:rPr>
          <w:color w:val="000000"/>
          <w:sz w:val="28"/>
          <w:szCs w:val="28"/>
        </w:rPr>
        <w:t>Redistributed global adapter sent back to all clients.</w:t>
      </w:r>
    </w:p>
    <w:p w14:paraId="027E39C6" w14:textId="6910C5C6" w:rsidR="0041073B" w:rsidRPr="002E0DD8" w:rsidRDefault="00BB3AD1" w:rsidP="002E0DD8">
      <w:pPr>
        <w:tabs>
          <w:tab w:val="left" w:pos="722"/>
        </w:tabs>
        <w:spacing w:before="42" w:after="240" w:line="360" w:lineRule="auto"/>
        <w:jc w:val="both"/>
        <w:rPr>
          <w:bCs/>
          <w:sz w:val="28"/>
          <w:szCs w:val="28"/>
          <w:lang w:val="en-IN"/>
        </w:rPr>
      </w:pPr>
      <w:r w:rsidRPr="004027B0">
        <w:rPr>
          <w:b/>
          <w:bCs/>
          <w:sz w:val="28"/>
          <w:szCs w:val="28"/>
        </w:rPr>
        <w:drawing>
          <wp:anchor distT="0" distB="0" distL="114300" distR="114300" simplePos="0" relativeHeight="251659307" behindDoc="0" locked="0" layoutInCell="1" allowOverlap="1" wp14:anchorId="0D329346" wp14:editId="6F82A4CE">
            <wp:simplePos x="0" y="0"/>
            <wp:positionH relativeFrom="margin">
              <wp:posOffset>205105</wp:posOffset>
            </wp:positionH>
            <wp:positionV relativeFrom="paragraph">
              <wp:posOffset>258445</wp:posOffset>
            </wp:positionV>
            <wp:extent cx="4196715" cy="2286000"/>
            <wp:effectExtent l="0" t="0" r="0" b="0"/>
            <wp:wrapTopAndBottom/>
            <wp:docPr id="124441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17782" name=""/>
                    <pic:cNvPicPr/>
                  </pic:nvPicPr>
                  <pic:blipFill>
                    <a:blip r:embed="rId26">
                      <a:extLst>
                        <a:ext uri="{28A0092B-C50C-407E-A947-70E740481C1C}">
                          <a14:useLocalDpi xmlns:a14="http://schemas.microsoft.com/office/drawing/2010/main" val="0"/>
                        </a:ext>
                      </a:extLst>
                    </a:blip>
                    <a:stretch>
                      <a:fillRect/>
                    </a:stretch>
                  </pic:blipFill>
                  <pic:spPr>
                    <a:xfrm>
                      <a:off x="0" y="0"/>
                      <a:ext cx="4196715" cy="2286000"/>
                    </a:xfrm>
                    <a:prstGeom prst="rect">
                      <a:avLst/>
                    </a:prstGeom>
                  </pic:spPr>
                </pic:pic>
              </a:graphicData>
            </a:graphic>
            <wp14:sizeRelH relativeFrom="margin">
              <wp14:pctWidth>0</wp14:pctWidth>
            </wp14:sizeRelH>
            <wp14:sizeRelV relativeFrom="margin">
              <wp14:pctHeight>0</wp14:pctHeight>
            </wp14:sizeRelV>
          </wp:anchor>
        </w:drawing>
      </w:r>
      <w:r w:rsidR="002E0DD8">
        <w:rPr>
          <w:sz w:val="28"/>
          <w:szCs w:val="28"/>
        </w:rPr>
        <w:t xml:space="preserve">    </w:t>
      </w:r>
      <w:r w:rsidR="00000000" w:rsidRPr="002E0DD8">
        <w:rPr>
          <w:b/>
          <w:bCs/>
          <w:sz w:val="28"/>
          <w:szCs w:val="28"/>
        </w:rPr>
        <w:t>Algorithm:</w:t>
      </w:r>
      <w:r w:rsidR="004027B0" w:rsidRPr="004027B0">
        <w:rPr>
          <w:noProof/>
        </w:rPr>
        <w:t xml:space="preserve"> </w:t>
      </w:r>
    </w:p>
    <w:p w14:paraId="71A7D5FC" w14:textId="77777777" w:rsidR="0041073B" w:rsidRDefault="00000000">
      <w:pPr>
        <w:pStyle w:val="ListParagraph"/>
        <w:tabs>
          <w:tab w:val="left" w:pos="722"/>
        </w:tabs>
        <w:spacing w:before="42" w:after="240" w:line="360" w:lineRule="auto"/>
        <w:ind w:left="283" w:hanging="283"/>
        <w:jc w:val="both"/>
        <w:rPr>
          <w:b/>
          <w:bCs/>
          <w:sz w:val="28"/>
          <w:szCs w:val="28"/>
        </w:rPr>
      </w:pPr>
      <w:r>
        <w:rPr>
          <w:b/>
          <w:bCs/>
          <w:sz w:val="28"/>
          <w:szCs w:val="28"/>
        </w:rPr>
        <w:lastRenderedPageBreak/>
        <w:tab/>
        <w:t>Design Decisions:</w:t>
      </w:r>
    </w:p>
    <w:p w14:paraId="4EC91B62"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Error-weighted aggregation ensures clients with more diverse or complex hallucination patterns contribute proportionally more to the global update addressing the limitations of standard FedAvg in heterogeneous (non-IID) federated settings.</w:t>
      </w:r>
    </w:p>
    <w:p w14:paraId="142C5BBE"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The server never accesses raw datasets, generated code, or problem statements</w:t>
      </w:r>
      <w:r>
        <w:rPr>
          <w:sz w:val="28"/>
          <w:szCs w:val="28"/>
        </w:rPr>
        <w:t xml:space="preserve"> </w:t>
      </w:r>
      <w:r>
        <w:rPr>
          <w:color w:val="000000"/>
          <w:sz w:val="28"/>
          <w:szCs w:val="28"/>
        </w:rPr>
        <w:t>only compact adapter checkpoints and aggregate error counts are received.</w:t>
      </w:r>
    </w:p>
    <w:p w14:paraId="04C83309"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The weighted average is applied element-wise across all 504 adapter matrices, preserving the dimensional structure of the LoRA decomposition.</w:t>
      </w:r>
    </w:p>
    <w:p w14:paraId="0F5A9DCA" w14:textId="7B2EA98F"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 xml:space="preserve">Standard FedAvg is retained as a baseline variant (weights by dataset size </w:t>
      </w:r>
      <m:oMath>
        <m:sSub>
          <m:sSubPr>
            <m:ctrlPr>
              <w:rPr>
                <w:rFonts w:ascii="Cambria Math" w:hAnsi="Cambria Math"/>
                <w:i/>
                <w:color w:val="000000"/>
                <w:sz w:val="28"/>
                <w:szCs w:val="28"/>
              </w:rPr>
            </m:ctrlPr>
          </m:sSubPr>
          <m:e>
            <m:r>
              <w:rPr>
                <w:rFonts w:ascii="Cambria Math" w:hAnsi="Cambria Math"/>
                <w:color w:val="000000"/>
                <w:sz w:val="28"/>
                <w:szCs w:val="28"/>
              </w:rPr>
              <m:t>n</m:t>
            </m:r>
          </m:e>
          <m:sub>
            <m:r>
              <w:rPr>
                <w:rFonts w:ascii="Cambria Math" w:hAnsi="Cambria Math"/>
                <w:color w:val="000000"/>
                <w:sz w:val="28"/>
                <w:szCs w:val="28"/>
              </w:rPr>
              <m:t>k</m:t>
            </m:r>
          </m:sub>
        </m:sSub>
        <m:r>
          <m:rPr>
            <m:lit/>
          </m:rPr>
          <w:rPr>
            <w:rFonts w:ascii="Cambria Math" w:hAnsi="Cambria Math"/>
            <w:color w:val="000000"/>
            <w:sz w:val="28"/>
            <w:szCs w:val="28"/>
          </w:rPr>
          <m:t>/</m:t>
        </m:r>
        <m:r>
          <w:rPr>
            <w:rFonts w:ascii="Cambria Math" w:hAnsi="Cambria Math"/>
            <w:color w:val="000000"/>
            <w:sz w:val="28"/>
            <w:szCs w:val="28"/>
          </w:rPr>
          <m:t>N</m:t>
        </m:r>
      </m:oMath>
      <w:r>
        <w:rPr>
          <w:color w:val="000000"/>
          <w:sz w:val="28"/>
          <w:szCs w:val="28"/>
        </w:rPr>
        <w:t>) for direct comparison.</w:t>
      </w:r>
    </w:p>
    <w:p w14:paraId="226406BB" w14:textId="77777777" w:rsidR="0041073B" w:rsidRDefault="0041073B">
      <w:pPr>
        <w:keepNext/>
        <w:keepLines/>
        <w:spacing w:line="360" w:lineRule="auto"/>
        <w:ind w:left="283" w:firstLine="680"/>
        <w:rPr>
          <w:bCs/>
          <w:sz w:val="28"/>
          <w:szCs w:val="28"/>
          <w:lang w:val="en-IN"/>
        </w:rPr>
      </w:pPr>
    </w:p>
    <w:p w14:paraId="7262FE2F" w14:textId="77777777" w:rsidR="0041073B" w:rsidRDefault="00000000" w:rsidP="002E0DD8">
      <w:pPr>
        <w:pStyle w:val="ListParagraph"/>
        <w:numPr>
          <w:ilvl w:val="2"/>
          <w:numId w:val="32"/>
        </w:numPr>
        <w:tabs>
          <w:tab w:val="left" w:pos="722"/>
        </w:tabs>
        <w:spacing w:before="42" w:after="240"/>
        <w:ind w:left="722" w:hanging="420"/>
        <w:rPr>
          <w:b/>
          <w:bCs/>
          <w:color w:val="000000"/>
          <w:sz w:val="28"/>
          <w:szCs w:val="28"/>
        </w:rPr>
      </w:pPr>
      <w:r>
        <w:rPr>
          <w:b/>
          <w:bCs/>
          <w:color w:val="000000"/>
          <w:sz w:val="28"/>
          <w:szCs w:val="28"/>
        </w:rPr>
        <w:t>Verification Module</w:t>
      </w:r>
    </w:p>
    <w:p w14:paraId="5249823A" w14:textId="52575CFA" w:rsidR="0041073B" w:rsidRPr="00E93256" w:rsidRDefault="00000000" w:rsidP="00E93256">
      <w:pPr>
        <w:pStyle w:val="ListParagraph"/>
        <w:tabs>
          <w:tab w:val="left" w:pos="722"/>
        </w:tabs>
        <w:spacing w:before="42" w:after="240" w:line="360" w:lineRule="auto"/>
        <w:ind w:left="283" w:hanging="283"/>
        <w:jc w:val="both"/>
        <w:rPr>
          <w:b/>
          <w:bCs/>
          <w:sz w:val="28"/>
          <w:szCs w:val="28"/>
        </w:rPr>
      </w:pPr>
      <w:r>
        <w:rPr>
          <w:bCs/>
          <w:sz w:val="28"/>
          <w:szCs w:val="28"/>
          <w:lang w:val="en-IN"/>
        </w:rPr>
        <w:tab/>
      </w:r>
      <w:r>
        <w:rPr>
          <w:b/>
          <w:bCs/>
          <w:sz w:val="28"/>
          <w:szCs w:val="28"/>
        </w:rPr>
        <w:t>Purpose:</w:t>
      </w:r>
      <w:r w:rsidR="00E93256">
        <w:rPr>
          <w:b/>
          <w:bCs/>
          <w:sz w:val="28"/>
          <w:szCs w:val="28"/>
        </w:rPr>
        <w:t xml:space="preserve"> </w:t>
      </w:r>
      <w:r>
        <w:rPr>
          <w:sz w:val="28"/>
          <w:szCs w:val="28"/>
        </w:rPr>
        <w:t xml:space="preserve">Evaluate whether the federated LoRA adapters improve code generation correctness by measuring </w:t>
      </w:r>
      <w:r w:rsidR="004027B0">
        <w:rPr>
          <w:sz w:val="28"/>
          <w:szCs w:val="28"/>
        </w:rPr>
        <w:t>hallucination count</w:t>
      </w:r>
      <w:r>
        <w:rPr>
          <w:sz w:val="28"/>
          <w:szCs w:val="28"/>
        </w:rPr>
        <w:t xml:space="preserve"> and comparing error counts against the baseline.</w:t>
      </w:r>
    </w:p>
    <w:p w14:paraId="7A606E74" w14:textId="518A65DD" w:rsidR="0041073B" w:rsidRPr="00E93256" w:rsidRDefault="00E93256" w:rsidP="00E93256">
      <w:pPr>
        <w:pStyle w:val="ListParagraph"/>
        <w:tabs>
          <w:tab w:val="left" w:pos="722"/>
        </w:tabs>
        <w:spacing w:before="42" w:after="240" w:line="360" w:lineRule="auto"/>
        <w:ind w:left="283" w:firstLine="0"/>
        <w:jc w:val="both"/>
        <w:rPr>
          <w:b/>
          <w:bCs/>
          <w:sz w:val="28"/>
          <w:szCs w:val="28"/>
        </w:rPr>
      </w:pPr>
      <w:r>
        <w:rPr>
          <w:bCs/>
          <w:sz w:val="28"/>
          <w:szCs w:val="28"/>
        </w:rPr>
        <w:t xml:space="preserve"> </w:t>
      </w:r>
      <w:r w:rsidR="00000000">
        <w:rPr>
          <w:b/>
          <w:bCs/>
          <w:sz w:val="28"/>
          <w:szCs w:val="28"/>
        </w:rPr>
        <w:t>Input:</w:t>
      </w:r>
      <w:r>
        <w:rPr>
          <w:b/>
          <w:bCs/>
          <w:sz w:val="28"/>
          <w:szCs w:val="28"/>
        </w:rPr>
        <w:t xml:space="preserve"> </w:t>
      </w:r>
      <w:r w:rsidR="00000000" w:rsidRPr="00E93256">
        <w:rPr>
          <w:color w:val="000000"/>
          <w:sz w:val="28"/>
          <w:szCs w:val="28"/>
        </w:rPr>
        <w:t>Global LoRA adapter checkpoint (FedAvg or FedErrorAvg, Complete or Train split).</w:t>
      </w:r>
      <w:r>
        <w:rPr>
          <w:color w:val="000000"/>
          <w:sz w:val="28"/>
          <w:szCs w:val="28"/>
        </w:rPr>
        <w:t xml:space="preserve"> </w:t>
      </w:r>
      <w:r w:rsidR="00000000" w:rsidRPr="00E93256">
        <w:rPr>
          <w:color w:val="000000"/>
          <w:sz w:val="28"/>
          <w:szCs w:val="28"/>
        </w:rPr>
        <w:t>Frozen Qwen2.5-Coder-3B-Instruct base model.</w:t>
      </w:r>
      <w:r>
        <w:rPr>
          <w:color w:val="000000"/>
          <w:sz w:val="28"/>
          <w:szCs w:val="28"/>
        </w:rPr>
        <w:t xml:space="preserve"> </w:t>
      </w:r>
      <w:r w:rsidR="00000000" w:rsidRPr="00E93256">
        <w:rPr>
          <w:color w:val="000000"/>
          <w:sz w:val="28"/>
          <w:szCs w:val="28"/>
        </w:rPr>
        <w:t>Benchmark datasets (HumanEval, MBPP, DS-1000)  full or held-out 25% test partition.</w:t>
      </w:r>
    </w:p>
    <w:p w14:paraId="607A484E" w14:textId="77777777" w:rsidR="0041073B" w:rsidRDefault="0041073B">
      <w:pPr>
        <w:pStyle w:val="ListParagraph"/>
        <w:spacing w:line="276" w:lineRule="auto"/>
        <w:ind w:left="0" w:firstLine="0"/>
        <w:jc w:val="both"/>
        <w:rPr>
          <w:color w:val="000000"/>
          <w:sz w:val="28"/>
          <w:szCs w:val="28"/>
        </w:rPr>
      </w:pPr>
    </w:p>
    <w:p w14:paraId="0D9A1DC8" w14:textId="57E9D3A5" w:rsidR="0041073B" w:rsidRPr="004027B0" w:rsidRDefault="00000000" w:rsidP="004027B0">
      <w:pPr>
        <w:pStyle w:val="ListParagraph"/>
        <w:tabs>
          <w:tab w:val="left" w:pos="722"/>
        </w:tabs>
        <w:spacing w:before="42" w:after="240" w:line="360" w:lineRule="auto"/>
        <w:ind w:left="283" w:hanging="283"/>
        <w:jc w:val="both"/>
        <w:rPr>
          <w:b/>
          <w:bCs/>
          <w:sz w:val="28"/>
          <w:szCs w:val="28"/>
        </w:rPr>
      </w:pPr>
      <w:r>
        <w:rPr>
          <w:b/>
          <w:bCs/>
          <w:sz w:val="28"/>
          <w:szCs w:val="28"/>
        </w:rPr>
        <w:tab/>
        <w:t>Output:</w:t>
      </w:r>
      <w:r w:rsidR="004027B0">
        <w:rPr>
          <w:b/>
          <w:bCs/>
          <w:sz w:val="28"/>
          <w:szCs w:val="28"/>
        </w:rPr>
        <w:t xml:space="preserve"> </w:t>
      </w:r>
      <w:r w:rsidRPr="004027B0">
        <w:rPr>
          <w:color w:val="000000"/>
          <w:sz w:val="28"/>
          <w:szCs w:val="28"/>
        </w:rPr>
        <w:t>Pass/fail status per task, recorded in a CSV with the same format as the baseline.</w:t>
      </w:r>
      <w:r w:rsidR="004027B0">
        <w:rPr>
          <w:color w:val="000000"/>
          <w:sz w:val="28"/>
          <w:szCs w:val="28"/>
        </w:rPr>
        <w:t xml:space="preserve"> </w:t>
      </w:r>
      <w:r w:rsidRPr="004027B0">
        <w:rPr>
          <w:color w:val="000000"/>
          <w:sz w:val="28"/>
          <w:szCs w:val="28"/>
        </w:rPr>
        <w:t xml:space="preserve">Aggregate metrics: </w:t>
      </w:r>
      <w:r w:rsidR="004027B0">
        <w:rPr>
          <w:color w:val="000000"/>
          <w:sz w:val="28"/>
          <w:szCs w:val="28"/>
        </w:rPr>
        <w:t>hallucination count</w:t>
      </w:r>
      <w:r w:rsidRPr="004027B0">
        <w:rPr>
          <w:color w:val="000000"/>
          <w:sz w:val="28"/>
          <w:szCs w:val="28"/>
        </w:rPr>
        <w:t xml:space="preserve"> , error count by type, CodeBLEU score per dataset.</w:t>
      </w:r>
    </w:p>
    <w:p w14:paraId="37F89F3D" w14:textId="77777777" w:rsidR="001A2F39" w:rsidRDefault="00000000" w:rsidP="001A2F39">
      <w:pPr>
        <w:spacing w:before="120" w:after="60" w:line="360" w:lineRule="auto"/>
        <w:ind w:left="360"/>
        <w:rPr>
          <w:b/>
          <w:bCs/>
          <w:sz w:val="28"/>
          <w:szCs w:val="28"/>
        </w:rPr>
      </w:pPr>
      <w:r>
        <w:rPr>
          <w:b/>
          <w:bCs/>
          <w:sz w:val="28"/>
          <w:szCs w:val="28"/>
        </w:rPr>
        <w:t>Algorithm</w:t>
      </w:r>
      <w:r w:rsidR="004027B0">
        <w:rPr>
          <w:b/>
          <w:bCs/>
          <w:sz w:val="28"/>
          <w:szCs w:val="28"/>
        </w:rPr>
        <w:t xml:space="preserve"> 5</w:t>
      </w:r>
      <w:r>
        <w:rPr>
          <w:b/>
          <w:bCs/>
          <w:sz w:val="28"/>
          <w:szCs w:val="28"/>
        </w:rPr>
        <w:t>:</w:t>
      </w:r>
      <w:r w:rsidR="004027B0">
        <w:rPr>
          <w:b/>
          <w:bCs/>
          <w:sz w:val="28"/>
          <w:szCs w:val="28"/>
        </w:rPr>
        <w:t xml:space="preserve"> </w:t>
      </w:r>
      <w:r w:rsidR="001A2F39">
        <w:rPr>
          <w:b/>
          <w:bCs/>
          <w:sz w:val="28"/>
          <w:szCs w:val="28"/>
        </w:rPr>
        <w:t>verification of Fed aggregation</w:t>
      </w:r>
    </w:p>
    <w:p w14:paraId="33A0A6CD" w14:textId="77777777" w:rsidR="001A2F39" w:rsidRDefault="001A2F39" w:rsidP="001A2F39">
      <w:pPr>
        <w:spacing w:before="120" w:after="60" w:line="360" w:lineRule="auto"/>
        <w:ind w:left="360"/>
        <w:rPr>
          <w:sz w:val="28"/>
          <w:szCs w:val="28"/>
        </w:rPr>
      </w:pPr>
    </w:p>
    <w:p w14:paraId="1D328FBF" w14:textId="2BAD71EF" w:rsidR="002E0DD8" w:rsidRPr="001A2F39" w:rsidRDefault="002E0DD8" w:rsidP="001A2F39">
      <w:pPr>
        <w:pStyle w:val="ListParagraph"/>
        <w:tabs>
          <w:tab w:val="left" w:pos="722"/>
        </w:tabs>
        <w:spacing w:before="42" w:after="240"/>
        <w:ind w:left="566" w:hanging="283"/>
        <w:jc w:val="both"/>
        <w:rPr>
          <w:rFonts w:ascii="Consolas" w:hAnsi="Consolas"/>
          <w:bCs/>
        </w:rPr>
      </w:pPr>
      <w:r w:rsidRPr="001A2F39">
        <w:rPr>
          <w:rFonts w:ascii="Consolas" w:hAnsi="Consolas"/>
          <w:bCs/>
        </w:rPr>
        <w:t>Input: global_adapter, base_model M, benchmark dataset D</w:t>
      </w:r>
    </w:p>
    <w:p w14:paraId="37C14FE7" w14:textId="77777777" w:rsidR="002E0DD8" w:rsidRPr="002E0DD8" w:rsidRDefault="002E0DD8" w:rsidP="001A2F39">
      <w:pPr>
        <w:pStyle w:val="ListParagraph"/>
        <w:tabs>
          <w:tab w:val="left" w:pos="722"/>
        </w:tabs>
        <w:spacing w:before="42" w:after="240"/>
        <w:ind w:left="566" w:hanging="283"/>
        <w:jc w:val="both"/>
        <w:rPr>
          <w:rFonts w:ascii="Consolas" w:hAnsi="Consolas"/>
          <w:bCs/>
        </w:rPr>
      </w:pPr>
      <w:r w:rsidRPr="002E0DD8">
        <w:rPr>
          <w:rFonts w:ascii="Consolas" w:hAnsi="Consolas"/>
          <w:bCs/>
        </w:rPr>
        <w:t>1. Load M + global_adapter as additive overlay (PeftModel)</w:t>
      </w:r>
    </w:p>
    <w:p w14:paraId="0E232FA1" w14:textId="77777777" w:rsidR="002E0DD8" w:rsidRPr="002E0DD8" w:rsidRDefault="002E0DD8" w:rsidP="001A2F39">
      <w:pPr>
        <w:pStyle w:val="ListParagraph"/>
        <w:tabs>
          <w:tab w:val="left" w:pos="722"/>
        </w:tabs>
        <w:spacing w:before="42" w:after="240"/>
        <w:ind w:left="566" w:hanging="283"/>
        <w:jc w:val="both"/>
        <w:rPr>
          <w:rFonts w:ascii="Consolas" w:hAnsi="Consolas"/>
          <w:bCs/>
        </w:rPr>
      </w:pPr>
      <w:r w:rsidRPr="002E0DD8">
        <w:rPr>
          <w:rFonts w:ascii="Consolas" w:hAnsi="Consolas"/>
          <w:bCs/>
        </w:rPr>
        <w:t>2. For each task t in D:</w:t>
      </w:r>
    </w:p>
    <w:p w14:paraId="76E6FDBD" w14:textId="77777777" w:rsidR="002E0DD8" w:rsidRPr="002E0DD8" w:rsidRDefault="002E0DD8" w:rsidP="001A2F39">
      <w:pPr>
        <w:pStyle w:val="ListParagraph"/>
        <w:tabs>
          <w:tab w:val="left" w:pos="722"/>
        </w:tabs>
        <w:spacing w:before="42" w:after="240"/>
        <w:ind w:left="566" w:hanging="283"/>
        <w:jc w:val="both"/>
        <w:rPr>
          <w:rFonts w:ascii="Consolas" w:hAnsi="Consolas"/>
          <w:bCs/>
        </w:rPr>
      </w:pPr>
      <w:r w:rsidRPr="002E0DD8">
        <w:rPr>
          <w:rFonts w:ascii="Consolas" w:hAnsi="Consolas"/>
          <w:bCs/>
        </w:rPr>
        <w:lastRenderedPageBreak/>
        <w:t xml:space="preserve">   a. Generate code using structured prompt (greedy decoding)</w:t>
      </w:r>
    </w:p>
    <w:p w14:paraId="16A13C17" w14:textId="77777777" w:rsidR="002E0DD8" w:rsidRPr="002E0DD8" w:rsidRDefault="002E0DD8" w:rsidP="001A2F39">
      <w:pPr>
        <w:pStyle w:val="ListParagraph"/>
        <w:tabs>
          <w:tab w:val="left" w:pos="722"/>
        </w:tabs>
        <w:spacing w:before="42" w:after="240"/>
        <w:ind w:left="566" w:hanging="283"/>
        <w:jc w:val="both"/>
        <w:rPr>
          <w:rFonts w:ascii="Consolas" w:hAnsi="Consolas"/>
          <w:bCs/>
        </w:rPr>
      </w:pPr>
      <w:r w:rsidRPr="002E0DD8">
        <w:rPr>
          <w:rFonts w:ascii="Consolas" w:hAnsi="Consolas"/>
          <w:bCs/>
        </w:rPr>
        <w:t xml:space="preserve">   b. Run hallucination pipeline: AST → Dynamic → LIB_API</w:t>
      </w:r>
    </w:p>
    <w:p w14:paraId="428AFEB8" w14:textId="77777777" w:rsidR="002E0DD8" w:rsidRPr="002E0DD8" w:rsidRDefault="002E0DD8" w:rsidP="001A2F39">
      <w:pPr>
        <w:pStyle w:val="ListParagraph"/>
        <w:tabs>
          <w:tab w:val="left" w:pos="722"/>
        </w:tabs>
        <w:spacing w:before="42" w:after="240"/>
        <w:ind w:left="566" w:hanging="283"/>
        <w:jc w:val="both"/>
        <w:rPr>
          <w:rFonts w:ascii="Consolas" w:hAnsi="Consolas"/>
          <w:bCs/>
        </w:rPr>
      </w:pPr>
      <w:r w:rsidRPr="002E0DD8">
        <w:rPr>
          <w:rFonts w:ascii="Consolas" w:hAnsi="Consolas"/>
          <w:bCs/>
        </w:rPr>
        <w:t xml:space="preserve">   c. Record pass/fail status and error details</w:t>
      </w:r>
    </w:p>
    <w:p w14:paraId="695AB3CE" w14:textId="5801B097" w:rsidR="002E0DD8" w:rsidRPr="002E0DD8" w:rsidRDefault="002E0DD8" w:rsidP="001A2F39">
      <w:pPr>
        <w:pStyle w:val="ListParagraph"/>
        <w:tabs>
          <w:tab w:val="left" w:pos="722"/>
        </w:tabs>
        <w:spacing w:before="42" w:after="240"/>
        <w:ind w:left="566" w:hanging="283"/>
        <w:jc w:val="both"/>
        <w:rPr>
          <w:rFonts w:ascii="Consolas" w:hAnsi="Consolas"/>
          <w:bCs/>
        </w:rPr>
      </w:pPr>
      <w:r w:rsidRPr="002E0DD8">
        <w:rPr>
          <w:rFonts w:ascii="Consolas" w:hAnsi="Consolas"/>
          <w:bCs/>
        </w:rPr>
        <w:t xml:space="preserve">3. Aggregate: compute Pass@1, error counts by type, CodeBLEU </w:t>
      </w:r>
    </w:p>
    <w:p w14:paraId="57B0D34E" w14:textId="77777777" w:rsidR="002E0DD8" w:rsidRPr="002E0DD8" w:rsidRDefault="002E0DD8" w:rsidP="001A2F39">
      <w:pPr>
        <w:pStyle w:val="ListParagraph"/>
        <w:tabs>
          <w:tab w:val="left" w:pos="722"/>
        </w:tabs>
        <w:spacing w:before="42" w:after="240"/>
        <w:ind w:left="566" w:hanging="283"/>
        <w:jc w:val="both"/>
        <w:rPr>
          <w:rFonts w:ascii="Consolas" w:hAnsi="Consolas"/>
          <w:bCs/>
        </w:rPr>
      </w:pPr>
      <w:r w:rsidRPr="002E0DD8">
        <w:rPr>
          <w:rFonts w:ascii="Consolas" w:hAnsi="Consolas"/>
          <w:bCs/>
        </w:rPr>
        <w:t>4. Compare against baseline (no adapter) metrics</w:t>
      </w:r>
    </w:p>
    <w:p w14:paraId="35A73FA3" w14:textId="77777777" w:rsidR="002E0DD8" w:rsidRPr="002E0DD8" w:rsidRDefault="002E0DD8" w:rsidP="001A2F39">
      <w:pPr>
        <w:pStyle w:val="ListParagraph"/>
        <w:tabs>
          <w:tab w:val="left" w:pos="722"/>
        </w:tabs>
        <w:spacing w:before="42" w:after="240"/>
        <w:ind w:left="566" w:hanging="283"/>
        <w:jc w:val="both"/>
        <w:rPr>
          <w:rFonts w:ascii="Consolas" w:hAnsi="Consolas"/>
          <w:bCs/>
        </w:rPr>
      </w:pPr>
      <w:r w:rsidRPr="002E0DD8">
        <w:rPr>
          <w:rFonts w:ascii="Consolas" w:hAnsi="Consolas"/>
          <w:bCs/>
        </w:rPr>
        <w:t>Output: verification CSV + comparative metrics report</w:t>
      </w:r>
    </w:p>
    <w:p w14:paraId="3C7A4751" w14:textId="6C41240F" w:rsidR="0041073B" w:rsidRDefault="0041073B" w:rsidP="002E0DD8">
      <w:pPr>
        <w:pBdr>
          <w:top w:val="nil"/>
          <w:left w:val="nil"/>
          <w:bottom w:val="nil"/>
          <w:right w:val="nil"/>
          <w:between w:val="nil"/>
        </w:pBdr>
        <w:spacing w:before="40" w:after="40"/>
        <w:ind w:left="720"/>
        <w:rPr>
          <w:bCs/>
          <w:sz w:val="28"/>
          <w:szCs w:val="28"/>
        </w:rPr>
      </w:pPr>
    </w:p>
    <w:p w14:paraId="3A0ED0A8" w14:textId="77777777" w:rsidR="0041073B" w:rsidRDefault="00000000">
      <w:pPr>
        <w:pStyle w:val="ListParagraph"/>
        <w:tabs>
          <w:tab w:val="left" w:pos="722"/>
        </w:tabs>
        <w:spacing w:before="42" w:after="240" w:line="360" w:lineRule="auto"/>
        <w:ind w:left="283" w:hanging="283"/>
        <w:jc w:val="both"/>
        <w:rPr>
          <w:b/>
          <w:bCs/>
          <w:sz w:val="28"/>
          <w:szCs w:val="28"/>
        </w:rPr>
      </w:pPr>
      <w:r>
        <w:rPr>
          <w:b/>
          <w:bCs/>
          <w:sz w:val="28"/>
          <w:szCs w:val="28"/>
        </w:rPr>
        <w:tab/>
        <w:t>Design Decisions:</w:t>
      </w:r>
    </w:p>
    <w:p w14:paraId="65679BE3"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A 75/25 train-test split is introduced to rule out overfitting — the 'Train' adapter variant is fine-tuned on 75% of data and evaluated on the unseen 25%.</w:t>
      </w:r>
    </w:p>
    <w:p w14:paraId="52D45205"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Base model weights remain entirely frozen during evaluation — any improvement is attributable solely to the federated LoRA adapters.</w:t>
      </w:r>
    </w:p>
    <w:p w14:paraId="365B5BA4"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Four adapter configurations are evaluated: FedAvg Complete, FedAvg Train, FedErrorAvg Complete, FedErrorAvg Train.</w:t>
      </w:r>
    </w:p>
    <w:p w14:paraId="69D7638A" w14:textId="77777777" w:rsidR="0041073B" w:rsidRDefault="00000000">
      <w:pPr>
        <w:pStyle w:val="ListParagraph"/>
        <w:numPr>
          <w:ilvl w:val="0"/>
          <w:numId w:val="20"/>
        </w:numPr>
        <w:spacing w:line="276" w:lineRule="auto"/>
        <w:ind w:left="742" w:hanging="360"/>
        <w:jc w:val="both"/>
        <w:rPr>
          <w:sz w:val="28"/>
          <w:szCs w:val="28"/>
          <w:lang w:val="en-IN"/>
        </w:rPr>
      </w:pPr>
      <w:r>
        <w:rPr>
          <w:color w:val="000000"/>
          <w:sz w:val="28"/>
          <w:szCs w:val="28"/>
        </w:rPr>
        <w:t>CodeBLEU is used alongside Pass@1 to capture structural and semantic similarity to reference solutions, not just functional correctness.</w:t>
      </w:r>
    </w:p>
    <w:p w14:paraId="0712917C" w14:textId="77777777" w:rsidR="0041073B" w:rsidRDefault="0041073B">
      <w:pPr>
        <w:ind w:left="302"/>
        <w:rPr>
          <w:color w:val="EE0000"/>
          <w:lang w:val="en-IN"/>
        </w:rPr>
      </w:pPr>
    </w:p>
    <w:p w14:paraId="6E63E82F" w14:textId="77777777" w:rsidR="0041073B" w:rsidRDefault="0041073B">
      <w:pPr>
        <w:ind w:left="302"/>
        <w:rPr>
          <w:color w:val="EE0000"/>
          <w:lang w:val="en-IN"/>
        </w:rPr>
      </w:pPr>
    </w:p>
    <w:p w14:paraId="09CF3E60" w14:textId="77777777" w:rsidR="0041073B" w:rsidRDefault="0041073B">
      <w:pPr>
        <w:ind w:left="302"/>
        <w:rPr>
          <w:color w:val="EE0000"/>
          <w:lang w:val="en-IN"/>
        </w:rPr>
      </w:pPr>
    </w:p>
    <w:p w14:paraId="1AA0D5AB" w14:textId="77777777" w:rsidR="0041073B" w:rsidRDefault="0041073B">
      <w:pPr>
        <w:sectPr w:rsidR="0041073B">
          <w:headerReference w:type="default" r:id="rId27"/>
          <w:footerReference w:type="default" r:id="rId28"/>
          <w:pgSz w:w="11907" w:h="16840"/>
          <w:pgMar w:top="1360" w:right="1133" w:bottom="1200" w:left="1417" w:header="0" w:footer="1012" w:gutter="0"/>
          <w:cols w:space="720"/>
        </w:sectPr>
      </w:pPr>
    </w:p>
    <w:p w14:paraId="2731B07B" w14:textId="77777777" w:rsidR="0041073B" w:rsidRDefault="00000000">
      <w:pPr>
        <w:pStyle w:val="Heading1"/>
        <w:spacing w:before="77" w:line="480" w:lineRule="auto"/>
        <w:ind w:left="3302" w:right="2732" w:firstLine="528"/>
        <w:rPr>
          <w:spacing w:val="-4"/>
        </w:rPr>
      </w:pPr>
      <w:r>
        <w:lastRenderedPageBreak/>
        <w:t xml:space="preserve">CHAPTER 4 </w:t>
      </w:r>
      <w:r>
        <w:rPr>
          <w:spacing w:val="-4"/>
        </w:rPr>
        <w:t>IMPLEMENTATION</w:t>
      </w:r>
    </w:p>
    <w:p w14:paraId="384C15DE" w14:textId="77777777" w:rsidR="0041073B" w:rsidRDefault="00000000">
      <w:pPr>
        <w:pStyle w:val="ListParagraph"/>
        <w:numPr>
          <w:ilvl w:val="1"/>
          <w:numId w:val="18"/>
        </w:numPr>
        <w:tabs>
          <w:tab w:val="left" w:pos="722"/>
        </w:tabs>
        <w:spacing w:after="240"/>
        <w:ind w:left="724" w:hanging="497"/>
        <w:rPr>
          <w:b/>
          <w:spacing w:val="-8"/>
          <w:sz w:val="28"/>
        </w:rPr>
      </w:pPr>
      <w:r>
        <w:rPr>
          <w:b/>
          <w:spacing w:val="-8"/>
          <w:sz w:val="28"/>
        </w:rPr>
        <w:t>TOOLS AND LIBRARIES</w:t>
      </w:r>
      <w:r>
        <w:rPr>
          <w:b/>
          <w:spacing w:val="-8"/>
          <w:sz w:val="28"/>
        </w:rPr>
        <w:tab/>
      </w:r>
      <w:r>
        <w:rPr>
          <w:b/>
          <w:spacing w:val="-8"/>
          <w:sz w:val="28"/>
        </w:rPr>
        <w:tab/>
      </w:r>
    </w:p>
    <w:p w14:paraId="59EFCA2A" w14:textId="77777777" w:rsidR="0041073B" w:rsidRDefault="00000000">
      <w:pPr>
        <w:pStyle w:val="ListParagraph"/>
        <w:numPr>
          <w:ilvl w:val="2"/>
          <w:numId w:val="18"/>
        </w:numPr>
        <w:tabs>
          <w:tab w:val="left" w:pos="722"/>
        </w:tabs>
        <w:spacing w:after="240"/>
        <w:ind w:left="725" w:hanging="497"/>
        <w:rPr>
          <w:b/>
          <w:spacing w:val="-8"/>
          <w:sz w:val="28"/>
        </w:rPr>
      </w:pPr>
      <w:r>
        <w:rPr>
          <w:b/>
          <w:spacing w:val="-8"/>
          <w:sz w:val="28"/>
        </w:rPr>
        <w:t>Google Colab</w:t>
      </w:r>
    </w:p>
    <w:p w14:paraId="5F2B8D9D" w14:textId="77777777" w:rsidR="0041073B" w:rsidRDefault="00000000">
      <w:pPr>
        <w:spacing w:line="360" w:lineRule="auto"/>
        <w:ind w:left="227" w:firstLine="493"/>
        <w:jc w:val="both"/>
        <w:rPr>
          <w:sz w:val="28"/>
          <w:szCs w:val="28"/>
          <w:lang w:val="en-IN"/>
        </w:rPr>
      </w:pPr>
      <w:r>
        <w:rPr>
          <w:sz w:val="28"/>
          <w:szCs w:val="28"/>
          <w:lang w:val="en-IN"/>
        </w:rPr>
        <w:t>Google Colab is a cloud-based Jupyter Notebook environment that allows users to write and execute Python code interactively. It provides free access to GPU and TPU resources, making it suitable for training deep learning models. During the initial stages of this work, Google Colab was used with a T4 GPU for code generation and early experimentation, enabling rapid prototyping without requiring local hardware setup.</w:t>
      </w:r>
    </w:p>
    <w:p w14:paraId="24E4B081" w14:textId="77777777" w:rsidR="0041073B" w:rsidRDefault="0041073B"/>
    <w:p w14:paraId="745410FD" w14:textId="77777777" w:rsidR="0041073B" w:rsidRDefault="00000000">
      <w:pPr>
        <w:pStyle w:val="ListParagraph"/>
        <w:numPr>
          <w:ilvl w:val="2"/>
          <w:numId w:val="18"/>
        </w:numPr>
        <w:tabs>
          <w:tab w:val="left" w:pos="722"/>
        </w:tabs>
        <w:spacing w:after="240"/>
        <w:ind w:left="725" w:hanging="497"/>
        <w:rPr>
          <w:b/>
          <w:spacing w:val="-8"/>
          <w:sz w:val="28"/>
        </w:rPr>
      </w:pPr>
      <w:r>
        <w:rPr>
          <w:b/>
          <w:spacing w:val="-8"/>
          <w:sz w:val="28"/>
        </w:rPr>
        <w:t>Visual Studio Code and Git</w:t>
      </w:r>
    </w:p>
    <w:p w14:paraId="581CA8BA" w14:textId="77777777" w:rsidR="0041073B" w:rsidRDefault="0041073B"/>
    <w:p w14:paraId="5E81DA49" w14:textId="77777777" w:rsidR="0041073B" w:rsidRDefault="00000000">
      <w:pPr>
        <w:spacing w:line="360" w:lineRule="auto"/>
        <w:ind w:left="227" w:right="166" w:firstLine="720"/>
        <w:jc w:val="both"/>
      </w:pPr>
      <w:r>
        <w:rPr>
          <w:sz w:val="28"/>
          <w:szCs w:val="28"/>
        </w:rPr>
        <w:t>Visual Studio Code (VS Code) is a lightweight but powerful source code editor developed by Microsoft. Visual Studio Code (VS Code) is a lightweight but powerful source code editor developed by Microsoft. It was used as the primary development environment for hallucination detection and analysis, as well as for results interpretation. VS Code was used in conjunction with Git and GitHub for version control and file management, ensuring systematic tracking of changes across the codebase. The implementation of federated average and federated error averaging was also carried out within this environment.</w:t>
      </w:r>
    </w:p>
    <w:p w14:paraId="369FFFE2" w14:textId="77777777" w:rsidR="0041073B" w:rsidRDefault="0041073B"/>
    <w:p w14:paraId="33284104" w14:textId="77777777" w:rsidR="0041073B" w:rsidRDefault="00000000">
      <w:pPr>
        <w:pStyle w:val="ListParagraph"/>
        <w:numPr>
          <w:ilvl w:val="2"/>
          <w:numId w:val="18"/>
        </w:numPr>
        <w:tabs>
          <w:tab w:val="left" w:pos="722"/>
        </w:tabs>
        <w:spacing w:after="240"/>
        <w:ind w:left="725" w:hanging="497"/>
        <w:rPr>
          <w:b/>
          <w:spacing w:val="-8"/>
          <w:sz w:val="28"/>
        </w:rPr>
      </w:pPr>
      <w:r>
        <w:rPr>
          <w:b/>
          <w:spacing w:val="-8"/>
          <w:sz w:val="28"/>
        </w:rPr>
        <w:t>JupyterHub</w:t>
      </w:r>
    </w:p>
    <w:p w14:paraId="2A530DF9" w14:textId="77777777" w:rsidR="0041073B" w:rsidRDefault="00000000">
      <w:pPr>
        <w:spacing w:line="360" w:lineRule="auto"/>
        <w:ind w:left="227" w:right="166" w:hanging="227"/>
        <w:jc w:val="both"/>
      </w:pPr>
      <w:r>
        <w:br/>
      </w:r>
      <w:ins w:id="85" w:author="Unknown" w:date="2026-03-23T10:39:00Z">
        <w:r>
          <w:rPr>
            <w:sz w:val="28"/>
            <w:szCs w:val="28"/>
          </w:rPr>
          <w:tab/>
        </w:r>
      </w:ins>
      <w:r>
        <w:rPr>
          <w:sz w:val="28"/>
          <w:szCs w:val="28"/>
        </w:rPr>
        <w:t xml:space="preserve">CTSKII JupyterHub is an institutionally hosted JupyterHub platform that provides users with isolated, containerized JupyterLab environments backed by persistent storage volumes. Each user is allocated a dedicated Docker container with a private home directory, ensuring data persistence across sessions. The platform offered access to an NVIDIA A4000 GPU at no cost, making it well </w:t>
      </w:r>
      <w:r>
        <w:rPr>
          <w:sz w:val="28"/>
          <w:szCs w:val="28"/>
        </w:rPr>
        <w:lastRenderedPageBreak/>
        <w:t>suited for computationally intensive tasks. Local session storage was available upon server allocation, and user files were retained even after container restarts. This platform was used for fine-tuning experiments and federated averaging, leveraging the A4000 GPU for efficient model training and verification.</w:t>
      </w:r>
    </w:p>
    <w:p w14:paraId="4F4BC2ED" w14:textId="77777777" w:rsidR="0041073B" w:rsidRDefault="0041073B">
      <w:pPr>
        <w:spacing w:line="360" w:lineRule="auto"/>
        <w:ind w:right="166"/>
        <w:jc w:val="both"/>
      </w:pPr>
    </w:p>
    <w:p w14:paraId="2B9ACD42" w14:textId="77777777" w:rsidR="001A2F39" w:rsidRDefault="001A2F39">
      <w:pPr>
        <w:spacing w:line="360" w:lineRule="auto"/>
        <w:ind w:right="166"/>
        <w:jc w:val="both"/>
      </w:pPr>
    </w:p>
    <w:p w14:paraId="45C8F1F2" w14:textId="207C568B" w:rsidR="001A2F39" w:rsidRPr="001A2F39" w:rsidRDefault="00000000" w:rsidP="001A2F39">
      <w:pPr>
        <w:pStyle w:val="ListParagraph"/>
        <w:numPr>
          <w:ilvl w:val="1"/>
          <w:numId w:val="18"/>
        </w:numPr>
        <w:tabs>
          <w:tab w:val="left" w:pos="722"/>
        </w:tabs>
        <w:spacing w:after="240"/>
        <w:ind w:left="724" w:hanging="497"/>
        <w:rPr>
          <w:b/>
          <w:spacing w:val="-8"/>
          <w:sz w:val="28"/>
        </w:rPr>
      </w:pPr>
      <w:r>
        <w:rPr>
          <w:b/>
          <w:spacing w:val="-8"/>
          <w:sz w:val="28"/>
        </w:rPr>
        <w:t xml:space="preserve">TOOLS </w:t>
      </w:r>
      <w:r>
        <w:rPr>
          <w:b/>
          <w:color w:val="000000"/>
          <w:spacing w:val="-8"/>
          <w:sz w:val="28"/>
        </w:rPr>
        <w:t>USED</w:t>
      </w:r>
    </w:p>
    <w:p w14:paraId="1A1A6EC8" w14:textId="441D325D" w:rsidR="0041073B" w:rsidRDefault="001A2F39" w:rsidP="001A2F39">
      <w:pPr>
        <w:tabs>
          <w:tab w:val="left" w:pos="722"/>
        </w:tabs>
        <w:spacing w:after="240" w:line="360" w:lineRule="auto"/>
        <w:ind w:left="227"/>
        <w:jc w:val="both"/>
        <w:rPr>
          <w:sz w:val="28"/>
          <w:szCs w:val="28"/>
        </w:rPr>
      </w:pPr>
      <w:r>
        <w:rPr>
          <w:sz w:val="28"/>
          <w:szCs w:val="28"/>
        </w:rPr>
        <w:tab/>
      </w:r>
      <w:r w:rsidR="00000000" w:rsidRPr="001A2F39">
        <w:rPr>
          <w:sz w:val="28"/>
          <w:szCs w:val="28"/>
        </w:rPr>
        <w:t>Python libraries play a central role in building the proposed system, enabling efficient implementation of data processing, code analysis, model training, and evaluation within a unified environment. Each library contributes to a specific part of the pipeline, supporting both static and dynamic components as well as the learning framework. The modules used in this work are summarized in the table below.</w:t>
      </w:r>
    </w:p>
    <w:p w14:paraId="7EF4097C" w14:textId="5D10C5BF" w:rsidR="001A2F39" w:rsidRPr="00BB3AD1" w:rsidRDefault="001A2F39" w:rsidP="00BB3AD1">
      <w:pPr>
        <w:ind w:left="453"/>
        <w:jc w:val="center"/>
        <w:rPr>
          <w:sz w:val="28"/>
        </w:rPr>
      </w:pPr>
      <w:r w:rsidRPr="00BB3AD1">
        <w:rPr>
          <w:sz w:val="28"/>
        </w:rPr>
        <w:t>Table 4.</w:t>
      </w:r>
      <w:r w:rsidRPr="00BB3AD1">
        <w:rPr>
          <w:sz w:val="28"/>
        </w:rPr>
        <w:t>2</w:t>
      </w:r>
      <w:r w:rsidRPr="00BB3AD1">
        <w:rPr>
          <w:sz w:val="28"/>
        </w:rPr>
        <w:t xml:space="preserve"> </w:t>
      </w:r>
      <w:r w:rsidRPr="00BB3AD1">
        <w:rPr>
          <w:sz w:val="28"/>
        </w:rPr>
        <w:t>Library used</w:t>
      </w:r>
    </w:p>
    <w:p w14:paraId="0715D85F" w14:textId="77777777" w:rsidR="001A2F39" w:rsidRPr="001A2F39" w:rsidRDefault="001A2F39" w:rsidP="001A2F39">
      <w:pPr>
        <w:jc w:val="center"/>
        <w:rPr>
          <w:i/>
          <w:color w:val="44536A"/>
          <w:sz w:val="28"/>
        </w:rPr>
      </w:pPr>
    </w:p>
    <w:tbl>
      <w:tblPr>
        <w:tblStyle w:val="TableGridLight"/>
        <w:tblW w:w="9360" w:type="dxa"/>
        <w:tblInd w:w="360" w:type="dxa"/>
        <w:tblLook w:val="04A0" w:firstRow="1" w:lastRow="0" w:firstColumn="1" w:lastColumn="0" w:noHBand="0" w:noVBand="1"/>
      </w:tblPr>
      <w:tblGrid>
        <w:gridCol w:w="698"/>
        <w:gridCol w:w="2023"/>
        <w:gridCol w:w="6639"/>
      </w:tblGrid>
      <w:tr w:rsidR="0041073B" w14:paraId="0661CEF3" w14:textId="77777777" w:rsidTr="001A2F39">
        <w:tc>
          <w:tcPr>
            <w:tcW w:w="698" w:type="dxa"/>
          </w:tcPr>
          <w:p w14:paraId="0318B47E" w14:textId="77777777" w:rsidR="0041073B" w:rsidRPr="001A2F39" w:rsidRDefault="0041073B">
            <w:pPr>
              <w:spacing w:line="360" w:lineRule="auto"/>
              <w:ind w:left="360" w:right="166"/>
              <w:jc w:val="both"/>
              <w:rPr>
                <w:b/>
                <w:bCs/>
                <w:sz w:val="24"/>
                <w:szCs w:val="24"/>
                <w:lang w:val="en-IN"/>
              </w:rPr>
            </w:pPr>
          </w:p>
        </w:tc>
        <w:tc>
          <w:tcPr>
            <w:tcW w:w="2023" w:type="dxa"/>
          </w:tcPr>
          <w:p w14:paraId="65D10456" w14:textId="076F794F" w:rsidR="0041073B" w:rsidRPr="001A2F39" w:rsidRDefault="001A2F39">
            <w:pPr>
              <w:spacing w:line="360" w:lineRule="auto"/>
              <w:ind w:right="166"/>
              <w:jc w:val="both"/>
              <w:rPr>
                <w:b/>
                <w:bCs/>
                <w:sz w:val="24"/>
                <w:szCs w:val="24"/>
                <w:lang w:val="en-IN"/>
              </w:rPr>
            </w:pPr>
            <w:r>
              <w:rPr>
                <w:b/>
                <w:bCs/>
                <w:sz w:val="24"/>
                <w:szCs w:val="24"/>
                <w:lang w:val="en-IN"/>
              </w:rPr>
              <w:t>L</w:t>
            </w:r>
            <w:r w:rsidR="00000000" w:rsidRPr="001A2F39">
              <w:rPr>
                <w:b/>
                <w:bCs/>
                <w:sz w:val="24"/>
                <w:szCs w:val="24"/>
                <w:lang w:val="en-IN"/>
              </w:rPr>
              <w:t>ibrary</w:t>
            </w:r>
            <w:r>
              <w:rPr>
                <w:b/>
                <w:bCs/>
                <w:sz w:val="24"/>
                <w:szCs w:val="24"/>
                <w:lang w:val="en-IN"/>
              </w:rPr>
              <w:t>/module</w:t>
            </w:r>
          </w:p>
        </w:tc>
        <w:tc>
          <w:tcPr>
            <w:tcW w:w="6639" w:type="dxa"/>
          </w:tcPr>
          <w:p w14:paraId="1EA04AC9" w14:textId="77777777" w:rsidR="0041073B" w:rsidRPr="001A2F39" w:rsidRDefault="00000000">
            <w:pPr>
              <w:spacing w:line="360" w:lineRule="auto"/>
              <w:ind w:right="166"/>
              <w:jc w:val="both"/>
              <w:rPr>
                <w:b/>
                <w:bCs/>
                <w:sz w:val="24"/>
                <w:szCs w:val="24"/>
                <w:lang w:val="en-IN"/>
              </w:rPr>
            </w:pPr>
            <w:r w:rsidRPr="001A2F39">
              <w:rPr>
                <w:b/>
                <w:bCs/>
                <w:sz w:val="24"/>
                <w:szCs w:val="24"/>
                <w:lang w:val="en-IN"/>
              </w:rPr>
              <w:t>Role</w:t>
            </w:r>
          </w:p>
        </w:tc>
      </w:tr>
      <w:tr w:rsidR="0041073B" w14:paraId="00E67C62" w14:textId="77777777" w:rsidTr="001A2F39">
        <w:tc>
          <w:tcPr>
            <w:tcW w:w="698" w:type="dxa"/>
          </w:tcPr>
          <w:p w14:paraId="714CF027" w14:textId="77777777" w:rsidR="0041073B" w:rsidRPr="001A2F39" w:rsidRDefault="00000000">
            <w:pPr>
              <w:spacing w:line="360" w:lineRule="auto"/>
              <w:ind w:right="166"/>
              <w:jc w:val="both"/>
              <w:rPr>
                <w:sz w:val="24"/>
                <w:szCs w:val="24"/>
                <w:lang w:val="en-IN"/>
              </w:rPr>
            </w:pPr>
            <w:r w:rsidRPr="001A2F39">
              <w:rPr>
                <w:sz w:val="24"/>
                <w:szCs w:val="24"/>
                <w:lang w:val="en-IN"/>
              </w:rPr>
              <w:t>1</w:t>
            </w:r>
          </w:p>
        </w:tc>
        <w:tc>
          <w:tcPr>
            <w:tcW w:w="2023" w:type="dxa"/>
          </w:tcPr>
          <w:p w14:paraId="2FA60AFE" w14:textId="77777777" w:rsidR="0041073B" w:rsidRPr="001A2F39" w:rsidRDefault="00000000">
            <w:pPr>
              <w:spacing w:line="360" w:lineRule="auto"/>
              <w:ind w:right="166"/>
              <w:jc w:val="both"/>
              <w:rPr>
                <w:sz w:val="24"/>
                <w:szCs w:val="24"/>
                <w:lang w:val="en-IN"/>
              </w:rPr>
            </w:pPr>
            <w:r w:rsidRPr="001A2F39">
              <w:rPr>
                <w:b/>
                <w:bCs/>
                <w:sz w:val="24"/>
                <w:szCs w:val="24"/>
                <w:lang w:val="en-IN"/>
              </w:rPr>
              <w:t>os</w:t>
            </w:r>
          </w:p>
        </w:tc>
        <w:tc>
          <w:tcPr>
            <w:tcW w:w="6639" w:type="dxa"/>
          </w:tcPr>
          <w:p w14:paraId="100091CF" w14:textId="77777777" w:rsidR="0041073B" w:rsidRPr="001A2F39" w:rsidRDefault="00000000">
            <w:pPr>
              <w:spacing w:line="360" w:lineRule="auto"/>
              <w:ind w:right="166"/>
              <w:jc w:val="both"/>
              <w:rPr>
                <w:sz w:val="24"/>
                <w:szCs w:val="24"/>
                <w:lang w:val="en-IN"/>
              </w:rPr>
            </w:pPr>
            <w:r w:rsidRPr="001A2F39">
              <w:rPr>
                <w:sz w:val="24"/>
                <w:szCs w:val="24"/>
                <w:lang w:val="en-IN"/>
              </w:rPr>
              <w:t>File paths and directories: locate CSVs, adapters, outputs; check that files and folders exist.</w:t>
            </w:r>
          </w:p>
        </w:tc>
      </w:tr>
      <w:tr w:rsidR="0041073B" w14:paraId="2D8E10EE" w14:textId="77777777" w:rsidTr="001A2F39">
        <w:tc>
          <w:tcPr>
            <w:tcW w:w="698" w:type="dxa"/>
          </w:tcPr>
          <w:p w14:paraId="253E6856" w14:textId="77777777" w:rsidR="0041073B" w:rsidRPr="001A2F39" w:rsidRDefault="00000000">
            <w:pPr>
              <w:spacing w:line="360" w:lineRule="auto"/>
              <w:ind w:right="166"/>
              <w:jc w:val="both"/>
              <w:rPr>
                <w:sz w:val="24"/>
                <w:szCs w:val="24"/>
                <w:lang w:val="en-IN"/>
              </w:rPr>
            </w:pPr>
            <w:r w:rsidRPr="001A2F39">
              <w:rPr>
                <w:sz w:val="24"/>
                <w:szCs w:val="24"/>
                <w:lang w:val="en-IN"/>
              </w:rPr>
              <w:t>2</w:t>
            </w:r>
          </w:p>
        </w:tc>
        <w:tc>
          <w:tcPr>
            <w:tcW w:w="2023" w:type="dxa"/>
          </w:tcPr>
          <w:p w14:paraId="66356F93" w14:textId="77777777" w:rsidR="0041073B" w:rsidRPr="001A2F39" w:rsidRDefault="00000000">
            <w:pPr>
              <w:spacing w:line="360" w:lineRule="auto"/>
              <w:ind w:right="166"/>
              <w:jc w:val="both"/>
              <w:rPr>
                <w:sz w:val="24"/>
                <w:szCs w:val="24"/>
                <w:lang w:val="en-IN"/>
              </w:rPr>
            </w:pPr>
            <w:r w:rsidRPr="001A2F39">
              <w:rPr>
                <w:b/>
                <w:bCs/>
                <w:sz w:val="24"/>
                <w:szCs w:val="24"/>
                <w:lang w:val="en-IN"/>
              </w:rPr>
              <w:t>re</w:t>
            </w:r>
          </w:p>
        </w:tc>
        <w:tc>
          <w:tcPr>
            <w:tcW w:w="6639" w:type="dxa"/>
          </w:tcPr>
          <w:p w14:paraId="2B0658EC" w14:textId="77777777" w:rsidR="0041073B" w:rsidRPr="001A2F39" w:rsidRDefault="00000000">
            <w:pPr>
              <w:spacing w:line="360" w:lineRule="auto"/>
              <w:ind w:right="166"/>
              <w:jc w:val="both"/>
              <w:rPr>
                <w:sz w:val="24"/>
                <w:szCs w:val="24"/>
                <w:lang w:val="en-IN"/>
              </w:rPr>
            </w:pPr>
            <w:r w:rsidRPr="001A2F39">
              <w:rPr>
                <w:sz w:val="24"/>
                <w:szCs w:val="24"/>
                <w:lang w:val="en-IN"/>
              </w:rPr>
              <w:t>Regular expressions for parsing code strings, cleaning text, and extracting parts of error messages (data prep and hallucination detection).</w:t>
            </w:r>
          </w:p>
        </w:tc>
      </w:tr>
      <w:tr w:rsidR="0041073B" w14:paraId="6593DE52" w14:textId="77777777" w:rsidTr="001A2F39">
        <w:tc>
          <w:tcPr>
            <w:tcW w:w="698" w:type="dxa"/>
          </w:tcPr>
          <w:p w14:paraId="72770F5C" w14:textId="7552B4E4" w:rsidR="0041073B" w:rsidRPr="001A2F39" w:rsidRDefault="001A2F39">
            <w:pPr>
              <w:spacing w:line="360" w:lineRule="auto"/>
              <w:ind w:right="166"/>
              <w:jc w:val="both"/>
              <w:rPr>
                <w:sz w:val="24"/>
                <w:szCs w:val="24"/>
                <w:lang w:val="en-IN"/>
              </w:rPr>
            </w:pPr>
            <w:r>
              <w:rPr>
                <w:sz w:val="24"/>
                <w:szCs w:val="24"/>
                <w:lang w:val="en-IN"/>
              </w:rPr>
              <w:t>3</w:t>
            </w:r>
          </w:p>
        </w:tc>
        <w:tc>
          <w:tcPr>
            <w:tcW w:w="2023" w:type="dxa"/>
          </w:tcPr>
          <w:p w14:paraId="5C951E80" w14:textId="77777777" w:rsidR="0041073B" w:rsidRPr="001A2F39" w:rsidRDefault="00000000">
            <w:pPr>
              <w:spacing w:line="360" w:lineRule="auto"/>
              <w:ind w:right="166"/>
              <w:jc w:val="both"/>
              <w:rPr>
                <w:sz w:val="24"/>
                <w:szCs w:val="24"/>
                <w:lang w:val="en-IN"/>
              </w:rPr>
            </w:pPr>
            <w:r w:rsidRPr="001A2F39">
              <w:rPr>
                <w:b/>
                <w:bCs/>
                <w:sz w:val="24"/>
                <w:szCs w:val="24"/>
                <w:lang w:val="en-IN"/>
              </w:rPr>
              <w:t>ast</w:t>
            </w:r>
          </w:p>
        </w:tc>
        <w:tc>
          <w:tcPr>
            <w:tcW w:w="6639" w:type="dxa"/>
          </w:tcPr>
          <w:p w14:paraId="5FC00BDC" w14:textId="77777777" w:rsidR="0041073B" w:rsidRPr="001A2F39" w:rsidRDefault="00000000">
            <w:pPr>
              <w:spacing w:line="360" w:lineRule="auto"/>
              <w:ind w:right="166"/>
              <w:jc w:val="both"/>
              <w:rPr>
                <w:sz w:val="24"/>
                <w:szCs w:val="24"/>
                <w:lang w:val="en-IN"/>
              </w:rPr>
            </w:pPr>
            <w:r w:rsidRPr="001A2F39">
              <w:rPr>
                <w:sz w:val="24"/>
                <w:szCs w:val="24"/>
                <w:lang w:val="en-IN"/>
              </w:rPr>
              <w:t>Parses Python to an AST and traverses it for syntax, structure, and control flow (first stage of static hallucination detection).</w:t>
            </w:r>
          </w:p>
        </w:tc>
      </w:tr>
      <w:tr w:rsidR="0041073B" w14:paraId="789E386C" w14:textId="77777777" w:rsidTr="001A2F39">
        <w:tc>
          <w:tcPr>
            <w:tcW w:w="698" w:type="dxa"/>
          </w:tcPr>
          <w:p w14:paraId="74C4E31A" w14:textId="74129B7A" w:rsidR="0041073B" w:rsidRPr="001A2F39" w:rsidRDefault="001A2F39">
            <w:pPr>
              <w:spacing w:line="360" w:lineRule="auto"/>
              <w:ind w:right="166"/>
              <w:jc w:val="both"/>
              <w:rPr>
                <w:sz w:val="24"/>
                <w:szCs w:val="24"/>
                <w:lang w:val="en-IN"/>
              </w:rPr>
            </w:pPr>
            <w:r>
              <w:rPr>
                <w:sz w:val="24"/>
                <w:szCs w:val="24"/>
                <w:lang w:val="en-IN"/>
              </w:rPr>
              <w:t>4</w:t>
            </w:r>
          </w:p>
        </w:tc>
        <w:tc>
          <w:tcPr>
            <w:tcW w:w="2023" w:type="dxa"/>
          </w:tcPr>
          <w:p w14:paraId="40494B31" w14:textId="77777777" w:rsidR="0041073B" w:rsidRPr="001A2F39" w:rsidRDefault="00000000">
            <w:pPr>
              <w:spacing w:line="360" w:lineRule="auto"/>
              <w:ind w:right="166"/>
              <w:jc w:val="both"/>
              <w:rPr>
                <w:sz w:val="24"/>
                <w:szCs w:val="24"/>
                <w:lang w:val="en-IN"/>
              </w:rPr>
            </w:pPr>
            <w:r w:rsidRPr="001A2F39">
              <w:rPr>
                <w:b/>
                <w:bCs/>
                <w:sz w:val="24"/>
                <w:szCs w:val="24"/>
                <w:lang w:val="en-IN"/>
              </w:rPr>
              <w:t>builtins</w:t>
            </w:r>
          </w:p>
        </w:tc>
        <w:tc>
          <w:tcPr>
            <w:tcW w:w="6639" w:type="dxa"/>
          </w:tcPr>
          <w:p w14:paraId="56D65C42" w14:textId="77777777" w:rsidR="0041073B" w:rsidRPr="001A2F39" w:rsidRDefault="00000000">
            <w:pPr>
              <w:spacing w:line="360" w:lineRule="auto"/>
              <w:ind w:right="166"/>
              <w:jc w:val="both"/>
              <w:rPr>
                <w:sz w:val="24"/>
                <w:szCs w:val="24"/>
                <w:lang w:val="en-IN"/>
              </w:rPr>
            </w:pPr>
            <w:r w:rsidRPr="001A2F39">
              <w:rPr>
                <w:sz w:val="24"/>
                <w:szCs w:val="24"/>
                <w:lang w:val="en-IN"/>
              </w:rPr>
              <w:t>Built-in names for LIB_API checks so built-ins count as valid and reduce false positives for undefined names.</w:t>
            </w:r>
          </w:p>
        </w:tc>
      </w:tr>
      <w:tr w:rsidR="0041073B" w14:paraId="71B2002B" w14:textId="77777777" w:rsidTr="001A2F39">
        <w:tc>
          <w:tcPr>
            <w:tcW w:w="698" w:type="dxa"/>
          </w:tcPr>
          <w:p w14:paraId="68E78F60" w14:textId="1B281033" w:rsidR="0041073B" w:rsidRPr="001A2F39" w:rsidRDefault="001A2F39">
            <w:pPr>
              <w:spacing w:line="360" w:lineRule="auto"/>
              <w:ind w:right="166"/>
              <w:jc w:val="both"/>
              <w:rPr>
                <w:sz w:val="24"/>
                <w:szCs w:val="24"/>
                <w:lang w:val="en-IN"/>
              </w:rPr>
            </w:pPr>
            <w:r>
              <w:rPr>
                <w:sz w:val="24"/>
                <w:szCs w:val="24"/>
                <w:lang w:val="en-IN"/>
              </w:rPr>
              <w:t>5</w:t>
            </w:r>
          </w:p>
        </w:tc>
        <w:tc>
          <w:tcPr>
            <w:tcW w:w="2023" w:type="dxa"/>
          </w:tcPr>
          <w:p w14:paraId="167457BB" w14:textId="77777777" w:rsidR="0041073B" w:rsidRPr="001A2F39" w:rsidRDefault="00000000">
            <w:pPr>
              <w:spacing w:line="360" w:lineRule="auto"/>
              <w:ind w:right="166"/>
              <w:jc w:val="both"/>
              <w:rPr>
                <w:sz w:val="24"/>
                <w:szCs w:val="24"/>
                <w:lang w:val="en-IN"/>
              </w:rPr>
            </w:pPr>
            <w:r w:rsidRPr="001A2F39">
              <w:rPr>
                <w:b/>
                <w:bCs/>
                <w:sz w:val="24"/>
                <w:szCs w:val="24"/>
                <w:lang w:val="en-IN"/>
              </w:rPr>
              <w:t>importlib</w:t>
            </w:r>
          </w:p>
        </w:tc>
        <w:tc>
          <w:tcPr>
            <w:tcW w:w="6639" w:type="dxa"/>
          </w:tcPr>
          <w:p w14:paraId="08564C19" w14:textId="77777777" w:rsidR="0041073B" w:rsidRPr="001A2F39" w:rsidRDefault="00000000">
            <w:pPr>
              <w:spacing w:line="360" w:lineRule="auto"/>
              <w:ind w:right="166"/>
              <w:jc w:val="both"/>
              <w:rPr>
                <w:sz w:val="24"/>
                <w:szCs w:val="24"/>
                <w:lang w:val="en-IN"/>
              </w:rPr>
            </w:pPr>
            <w:r w:rsidRPr="001A2F39">
              <w:rPr>
                <w:sz w:val="24"/>
                <w:szCs w:val="24"/>
                <w:lang w:val="en-IN"/>
              </w:rPr>
              <w:t>Dynamic imports for LIB_API analysis to validate imports and that libraries/APIs exist and are used correctly.</w:t>
            </w:r>
          </w:p>
        </w:tc>
      </w:tr>
      <w:tr w:rsidR="0041073B" w14:paraId="7BD90761" w14:textId="77777777" w:rsidTr="001A2F39">
        <w:tc>
          <w:tcPr>
            <w:tcW w:w="698" w:type="dxa"/>
          </w:tcPr>
          <w:p w14:paraId="54BD6E73" w14:textId="4E6C0D06" w:rsidR="0041073B" w:rsidRPr="001A2F39" w:rsidRDefault="001A2F39">
            <w:pPr>
              <w:spacing w:line="360" w:lineRule="auto"/>
              <w:ind w:right="166"/>
              <w:jc w:val="both"/>
              <w:rPr>
                <w:sz w:val="24"/>
                <w:szCs w:val="24"/>
                <w:lang w:val="en-IN"/>
              </w:rPr>
            </w:pPr>
            <w:r>
              <w:rPr>
                <w:sz w:val="24"/>
                <w:szCs w:val="24"/>
                <w:lang w:val="en-IN"/>
              </w:rPr>
              <w:t>6</w:t>
            </w:r>
          </w:p>
        </w:tc>
        <w:tc>
          <w:tcPr>
            <w:tcW w:w="2023" w:type="dxa"/>
          </w:tcPr>
          <w:p w14:paraId="0243234C" w14:textId="77777777" w:rsidR="0041073B" w:rsidRPr="001A2F39" w:rsidRDefault="00000000">
            <w:pPr>
              <w:spacing w:line="360" w:lineRule="auto"/>
              <w:ind w:right="166"/>
              <w:jc w:val="both"/>
              <w:rPr>
                <w:sz w:val="24"/>
                <w:szCs w:val="24"/>
                <w:lang w:val="en-IN"/>
              </w:rPr>
            </w:pPr>
            <w:r w:rsidRPr="001A2F39">
              <w:rPr>
                <w:b/>
                <w:bCs/>
                <w:sz w:val="24"/>
                <w:szCs w:val="24"/>
                <w:lang w:val="en-IN"/>
              </w:rPr>
              <w:t>inspect</w:t>
            </w:r>
          </w:p>
        </w:tc>
        <w:tc>
          <w:tcPr>
            <w:tcW w:w="6639" w:type="dxa"/>
          </w:tcPr>
          <w:p w14:paraId="64ADD534" w14:textId="77777777" w:rsidR="0041073B" w:rsidRPr="001A2F39" w:rsidRDefault="00000000">
            <w:pPr>
              <w:spacing w:line="360" w:lineRule="auto"/>
              <w:ind w:right="166"/>
              <w:jc w:val="both"/>
              <w:rPr>
                <w:sz w:val="24"/>
                <w:szCs w:val="24"/>
                <w:lang w:val="en-IN"/>
              </w:rPr>
            </w:pPr>
            <w:r w:rsidRPr="001A2F39">
              <w:rPr>
                <w:sz w:val="24"/>
                <w:szCs w:val="24"/>
                <w:lang w:val="en-IN"/>
              </w:rPr>
              <w:t>Signatures and attributes of functions/classes for LIB_API validation of calls, arguments, and methods.</w:t>
            </w:r>
          </w:p>
        </w:tc>
      </w:tr>
      <w:tr w:rsidR="0041073B" w14:paraId="1F4D53A0" w14:textId="77777777" w:rsidTr="001A2F39">
        <w:tc>
          <w:tcPr>
            <w:tcW w:w="698" w:type="dxa"/>
          </w:tcPr>
          <w:p w14:paraId="4FFCFCC3" w14:textId="0620B94D" w:rsidR="0041073B" w:rsidRPr="001A2F39" w:rsidRDefault="001A2F39">
            <w:pPr>
              <w:spacing w:line="360" w:lineRule="auto"/>
              <w:ind w:right="166"/>
              <w:jc w:val="both"/>
              <w:rPr>
                <w:sz w:val="24"/>
                <w:szCs w:val="24"/>
                <w:lang w:val="en-IN"/>
              </w:rPr>
            </w:pPr>
            <w:r>
              <w:rPr>
                <w:sz w:val="24"/>
                <w:szCs w:val="24"/>
                <w:lang w:val="en-IN"/>
              </w:rPr>
              <w:t>7</w:t>
            </w:r>
          </w:p>
        </w:tc>
        <w:tc>
          <w:tcPr>
            <w:tcW w:w="2023" w:type="dxa"/>
          </w:tcPr>
          <w:p w14:paraId="3779ADAA" w14:textId="77777777" w:rsidR="0041073B" w:rsidRPr="001A2F39" w:rsidRDefault="00000000">
            <w:pPr>
              <w:spacing w:line="360" w:lineRule="auto"/>
              <w:ind w:right="166"/>
              <w:jc w:val="both"/>
              <w:rPr>
                <w:sz w:val="24"/>
                <w:szCs w:val="24"/>
                <w:lang w:val="en-IN"/>
              </w:rPr>
            </w:pPr>
            <w:r w:rsidRPr="001A2F39">
              <w:rPr>
                <w:b/>
                <w:bCs/>
                <w:sz w:val="24"/>
                <w:szCs w:val="24"/>
                <w:lang w:val="en-IN"/>
              </w:rPr>
              <w:t>threading</w:t>
            </w:r>
          </w:p>
        </w:tc>
        <w:tc>
          <w:tcPr>
            <w:tcW w:w="6639" w:type="dxa"/>
          </w:tcPr>
          <w:p w14:paraId="52083104" w14:textId="77777777" w:rsidR="0041073B" w:rsidRPr="001A2F39" w:rsidRDefault="00000000">
            <w:pPr>
              <w:spacing w:line="360" w:lineRule="auto"/>
              <w:ind w:right="166"/>
              <w:jc w:val="both"/>
              <w:rPr>
                <w:sz w:val="24"/>
                <w:szCs w:val="24"/>
                <w:lang w:val="en-IN"/>
              </w:rPr>
            </w:pPr>
            <w:r w:rsidRPr="001A2F39">
              <w:rPr>
                <w:sz w:val="24"/>
                <w:szCs w:val="24"/>
                <w:lang w:val="en-IN"/>
              </w:rPr>
              <w:t>Background threads for dynamic tests with timeouts so long-running or hanging code does not block the pipeline.</w:t>
            </w:r>
          </w:p>
        </w:tc>
      </w:tr>
      <w:tr w:rsidR="0041073B" w14:paraId="283FE600" w14:textId="77777777" w:rsidTr="001A2F39">
        <w:tc>
          <w:tcPr>
            <w:tcW w:w="698" w:type="dxa"/>
          </w:tcPr>
          <w:p w14:paraId="748DED8D" w14:textId="0B6E7562" w:rsidR="0041073B" w:rsidRPr="001A2F39" w:rsidRDefault="001A2F39">
            <w:pPr>
              <w:spacing w:line="360" w:lineRule="auto"/>
              <w:ind w:right="166"/>
              <w:jc w:val="both"/>
              <w:rPr>
                <w:sz w:val="24"/>
                <w:szCs w:val="24"/>
                <w:lang w:val="en-IN"/>
              </w:rPr>
            </w:pPr>
            <w:r>
              <w:rPr>
                <w:sz w:val="24"/>
                <w:szCs w:val="24"/>
                <w:lang w:val="en-IN"/>
              </w:rPr>
              <w:lastRenderedPageBreak/>
              <w:t>8</w:t>
            </w:r>
          </w:p>
        </w:tc>
        <w:tc>
          <w:tcPr>
            <w:tcW w:w="2023" w:type="dxa"/>
          </w:tcPr>
          <w:p w14:paraId="03DF1E8E" w14:textId="77777777" w:rsidR="0041073B" w:rsidRPr="001A2F39" w:rsidRDefault="00000000">
            <w:pPr>
              <w:spacing w:line="360" w:lineRule="auto"/>
              <w:ind w:right="166"/>
              <w:jc w:val="both"/>
              <w:rPr>
                <w:sz w:val="24"/>
                <w:szCs w:val="24"/>
                <w:lang w:val="en-IN"/>
              </w:rPr>
            </w:pPr>
            <w:r w:rsidRPr="001A2F39">
              <w:rPr>
                <w:b/>
                <w:bCs/>
                <w:sz w:val="24"/>
                <w:szCs w:val="24"/>
                <w:lang w:val="en-IN"/>
              </w:rPr>
              <w:t>torch</w:t>
            </w:r>
          </w:p>
        </w:tc>
        <w:tc>
          <w:tcPr>
            <w:tcW w:w="6639" w:type="dxa"/>
          </w:tcPr>
          <w:p w14:paraId="21A3E975" w14:textId="77777777" w:rsidR="0041073B" w:rsidRPr="001A2F39" w:rsidRDefault="00000000">
            <w:pPr>
              <w:spacing w:line="360" w:lineRule="auto"/>
              <w:ind w:right="166"/>
              <w:jc w:val="both"/>
              <w:rPr>
                <w:sz w:val="24"/>
                <w:szCs w:val="24"/>
                <w:lang w:val="en-IN"/>
              </w:rPr>
            </w:pPr>
            <w:r w:rsidRPr="001A2F39">
              <w:rPr>
                <w:sz w:val="24"/>
                <w:szCs w:val="24"/>
                <w:lang w:val="en-IN"/>
              </w:rPr>
              <w:t>Tensors, model compute, adapter merging; inference, fine-tuning, and federated aggregation of LoRA weights.</w:t>
            </w:r>
          </w:p>
        </w:tc>
      </w:tr>
      <w:tr w:rsidR="0041073B" w14:paraId="10F85657" w14:textId="77777777" w:rsidTr="001A2F39">
        <w:tc>
          <w:tcPr>
            <w:tcW w:w="698" w:type="dxa"/>
          </w:tcPr>
          <w:p w14:paraId="36676631" w14:textId="0BEC797E" w:rsidR="0041073B" w:rsidRPr="001A2F39" w:rsidRDefault="001A2F39">
            <w:pPr>
              <w:spacing w:line="360" w:lineRule="auto"/>
              <w:ind w:right="166"/>
              <w:jc w:val="both"/>
              <w:rPr>
                <w:sz w:val="24"/>
                <w:szCs w:val="24"/>
                <w:lang w:val="en-IN"/>
              </w:rPr>
            </w:pPr>
            <w:r>
              <w:rPr>
                <w:sz w:val="24"/>
                <w:szCs w:val="24"/>
                <w:lang w:val="en-IN"/>
              </w:rPr>
              <w:t>9</w:t>
            </w:r>
          </w:p>
        </w:tc>
        <w:tc>
          <w:tcPr>
            <w:tcW w:w="2023" w:type="dxa"/>
          </w:tcPr>
          <w:p w14:paraId="37C837A0" w14:textId="77777777" w:rsidR="0041073B" w:rsidRPr="001A2F39" w:rsidRDefault="00000000">
            <w:pPr>
              <w:spacing w:line="360" w:lineRule="auto"/>
              <w:ind w:right="166"/>
              <w:jc w:val="both"/>
              <w:rPr>
                <w:sz w:val="24"/>
                <w:szCs w:val="24"/>
                <w:lang w:val="en-IN"/>
              </w:rPr>
            </w:pPr>
            <w:r w:rsidRPr="001A2F39">
              <w:rPr>
                <w:b/>
                <w:bCs/>
                <w:sz w:val="24"/>
                <w:szCs w:val="24"/>
                <w:lang w:val="en-IN"/>
              </w:rPr>
              <w:t>transformers</w:t>
            </w:r>
          </w:p>
        </w:tc>
        <w:tc>
          <w:tcPr>
            <w:tcW w:w="6639" w:type="dxa"/>
          </w:tcPr>
          <w:p w14:paraId="170AB617" w14:textId="77777777" w:rsidR="0041073B" w:rsidRPr="001A2F39" w:rsidRDefault="00000000">
            <w:pPr>
              <w:spacing w:line="360" w:lineRule="auto"/>
              <w:ind w:right="166"/>
              <w:jc w:val="both"/>
              <w:rPr>
                <w:sz w:val="24"/>
                <w:szCs w:val="24"/>
                <w:lang w:val="en-IN"/>
              </w:rPr>
            </w:pPr>
            <w:r w:rsidRPr="001A2F39">
              <w:rPr>
                <w:sz w:val="24"/>
                <w:szCs w:val="24"/>
                <w:lang w:val="en-IN"/>
              </w:rPr>
              <w:t>Base model and tokenizer (AutoModelForCausalLM, AutoTokenizer); inference and setup for fine-tuning.</w:t>
            </w:r>
          </w:p>
        </w:tc>
      </w:tr>
      <w:tr w:rsidR="0041073B" w14:paraId="209E2EBD" w14:textId="77777777" w:rsidTr="001A2F39">
        <w:tc>
          <w:tcPr>
            <w:tcW w:w="698" w:type="dxa"/>
          </w:tcPr>
          <w:p w14:paraId="2215141C" w14:textId="5EEFA7F2" w:rsidR="0041073B" w:rsidRPr="001A2F39" w:rsidRDefault="00000000">
            <w:pPr>
              <w:spacing w:line="360" w:lineRule="auto"/>
              <w:ind w:right="166"/>
              <w:jc w:val="both"/>
              <w:rPr>
                <w:sz w:val="24"/>
                <w:szCs w:val="24"/>
                <w:lang w:val="en-IN"/>
              </w:rPr>
            </w:pPr>
            <w:r w:rsidRPr="001A2F39">
              <w:rPr>
                <w:sz w:val="24"/>
                <w:szCs w:val="24"/>
                <w:lang w:val="en-IN"/>
              </w:rPr>
              <w:t>1</w:t>
            </w:r>
            <w:r w:rsidR="001A2F39">
              <w:rPr>
                <w:sz w:val="24"/>
                <w:szCs w:val="24"/>
                <w:lang w:val="en-IN"/>
              </w:rPr>
              <w:t>0</w:t>
            </w:r>
          </w:p>
        </w:tc>
        <w:tc>
          <w:tcPr>
            <w:tcW w:w="2023" w:type="dxa"/>
          </w:tcPr>
          <w:p w14:paraId="1DB13B1C" w14:textId="77777777" w:rsidR="0041073B" w:rsidRPr="001A2F39" w:rsidRDefault="00000000">
            <w:pPr>
              <w:spacing w:line="360" w:lineRule="auto"/>
              <w:ind w:right="166"/>
              <w:jc w:val="both"/>
              <w:rPr>
                <w:sz w:val="24"/>
                <w:szCs w:val="24"/>
                <w:lang w:val="en-IN"/>
              </w:rPr>
            </w:pPr>
            <w:r w:rsidRPr="001A2F39">
              <w:rPr>
                <w:b/>
                <w:bCs/>
                <w:sz w:val="24"/>
                <w:szCs w:val="24"/>
                <w:lang w:val="en-IN"/>
              </w:rPr>
              <w:t>peft</w:t>
            </w:r>
          </w:p>
        </w:tc>
        <w:tc>
          <w:tcPr>
            <w:tcW w:w="6639" w:type="dxa"/>
          </w:tcPr>
          <w:p w14:paraId="333558D8" w14:textId="77777777" w:rsidR="0041073B" w:rsidRPr="001A2F39" w:rsidRDefault="00000000">
            <w:pPr>
              <w:spacing w:line="360" w:lineRule="auto"/>
              <w:ind w:right="166"/>
              <w:jc w:val="both"/>
              <w:rPr>
                <w:sz w:val="24"/>
                <w:szCs w:val="24"/>
                <w:lang w:val="en-IN"/>
              </w:rPr>
            </w:pPr>
            <w:r w:rsidRPr="001A2F39">
              <w:rPr>
                <w:sz w:val="24"/>
                <w:szCs w:val="24"/>
                <w:lang w:val="en-IN"/>
              </w:rPr>
              <w:t>LoRA config and adapter layers (LoraConfig, get_peft_model, PeftModel); PEFT and loading adapters at verification.</w:t>
            </w:r>
          </w:p>
        </w:tc>
      </w:tr>
      <w:tr w:rsidR="0041073B" w14:paraId="7517DD71" w14:textId="77777777" w:rsidTr="001A2F39">
        <w:tc>
          <w:tcPr>
            <w:tcW w:w="698" w:type="dxa"/>
          </w:tcPr>
          <w:p w14:paraId="6F73BB16" w14:textId="5ABE2383" w:rsidR="0041073B" w:rsidRPr="001A2F39" w:rsidRDefault="00000000">
            <w:pPr>
              <w:spacing w:line="360" w:lineRule="auto"/>
              <w:ind w:right="166"/>
              <w:jc w:val="both"/>
              <w:rPr>
                <w:sz w:val="24"/>
                <w:szCs w:val="24"/>
                <w:lang w:val="en-IN"/>
              </w:rPr>
            </w:pPr>
            <w:r w:rsidRPr="001A2F39">
              <w:rPr>
                <w:sz w:val="24"/>
                <w:szCs w:val="24"/>
                <w:lang w:val="en-IN"/>
              </w:rPr>
              <w:t>1</w:t>
            </w:r>
            <w:r w:rsidR="001A2F39">
              <w:rPr>
                <w:sz w:val="24"/>
                <w:szCs w:val="24"/>
                <w:lang w:val="en-IN"/>
              </w:rPr>
              <w:t>1</w:t>
            </w:r>
          </w:p>
        </w:tc>
        <w:tc>
          <w:tcPr>
            <w:tcW w:w="2023" w:type="dxa"/>
          </w:tcPr>
          <w:p w14:paraId="45DD1E32" w14:textId="77777777" w:rsidR="0041073B" w:rsidRPr="001A2F39" w:rsidRDefault="00000000">
            <w:pPr>
              <w:spacing w:line="360" w:lineRule="auto"/>
              <w:ind w:right="166"/>
              <w:jc w:val="both"/>
              <w:rPr>
                <w:sz w:val="24"/>
                <w:szCs w:val="24"/>
                <w:lang w:val="en-IN"/>
              </w:rPr>
            </w:pPr>
            <w:r w:rsidRPr="001A2F39">
              <w:rPr>
                <w:b/>
                <w:bCs/>
                <w:sz w:val="24"/>
                <w:szCs w:val="24"/>
                <w:lang w:val="en-IN"/>
              </w:rPr>
              <w:t>trl</w:t>
            </w:r>
          </w:p>
        </w:tc>
        <w:tc>
          <w:tcPr>
            <w:tcW w:w="6639" w:type="dxa"/>
          </w:tcPr>
          <w:p w14:paraId="4EDC50E2" w14:textId="77777777" w:rsidR="0041073B" w:rsidRPr="001A2F39" w:rsidRDefault="00000000">
            <w:pPr>
              <w:spacing w:line="360" w:lineRule="auto"/>
              <w:ind w:right="166"/>
              <w:jc w:val="both"/>
              <w:rPr>
                <w:sz w:val="24"/>
                <w:szCs w:val="24"/>
                <w:lang w:val="en-IN"/>
              </w:rPr>
            </w:pPr>
            <w:r w:rsidRPr="001A2F39">
              <w:rPr>
                <w:sz w:val="24"/>
                <w:szCs w:val="24"/>
                <w:lang w:val="en-IN"/>
              </w:rPr>
              <w:t>SFTTrainer / SFTConfig for supervised fine-tuning on prompt–solution pairs from the hallucination-aware dataset.</w:t>
            </w:r>
          </w:p>
        </w:tc>
      </w:tr>
      <w:tr w:rsidR="0041073B" w14:paraId="35685E3F" w14:textId="77777777" w:rsidTr="001A2F39">
        <w:tc>
          <w:tcPr>
            <w:tcW w:w="698" w:type="dxa"/>
          </w:tcPr>
          <w:p w14:paraId="2F97351C" w14:textId="074BF51B" w:rsidR="0041073B" w:rsidRPr="001A2F39" w:rsidRDefault="00000000">
            <w:pPr>
              <w:spacing w:line="360" w:lineRule="auto"/>
              <w:ind w:right="166"/>
              <w:jc w:val="both"/>
              <w:rPr>
                <w:sz w:val="24"/>
                <w:szCs w:val="24"/>
                <w:lang w:val="en-IN"/>
              </w:rPr>
            </w:pPr>
            <w:r w:rsidRPr="001A2F39">
              <w:rPr>
                <w:sz w:val="24"/>
                <w:szCs w:val="24"/>
                <w:lang w:val="en-IN"/>
              </w:rPr>
              <w:t>1</w:t>
            </w:r>
            <w:r w:rsidR="001A2F39">
              <w:rPr>
                <w:sz w:val="24"/>
                <w:szCs w:val="24"/>
                <w:lang w:val="en-IN"/>
              </w:rPr>
              <w:t>2</w:t>
            </w:r>
          </w:p>
        </w:tc>
        <w:tc>
          <w:tcPr>
            <w:tcW w:w="2023" w:type="dxa"/>
          </w:tcPr>
          <w:p w14:paraId="56DD2CCA" w14:textId="77777777" w:rsidR="0041073B" w:rsidRPr="001A2F39" w:rsidRDefault="00000000">
            <w:pPr>
              <w:spacing w:line="360" w:lineRule="auto"/>
              <w:ind w:right="166"/>
              <w:jc w:val="both"/>
              <w:rPr>
                <w:sz w:val="24"/>
                <w:szCs w:val="24"/>
                <w:lang w:val="en-IN"/>
              </w:rPr>
            </w:pPr>
            <w:r w:rsidRPr="001A2F39">
              <w:rPr>
                <w:b/>
                <w:bCs/>
                <w:sz w:val="24"/>
                <w:szCs w:val="24"/>
                <w:lang w:val="en-IN"/>
              </w:rPr>
              <w:t>accelerate</w:t>
            </w:r>
          </w:p>
        </w:tc>
        <w:tc>
          <w:tcPr>
            <w:tcW w:w="6639" w:type="dxa"/>
          </w:tcPr>
          <w:p w14:paraId="7E0C355E" w14:textId="77777777" w:rsidR="0041073B" w:rsidRPr="001A2F39" w:rsidRDefault="00000000">
            <w:pPr>
              <w:spacing w:line="360" w:lineRule="auto"/>
              <w:ind w:right="166"/>
              <w:jc w:val="both"/>
              <w:rPr>
                <w:sz w:val="24"/>
                <w:szCs w:val="24"/>
                <w:lang w:val="en-IN"/>
              </w:rPr>
            </w:pPr>
            <w:r w:rsidRPr="001A2F39">
              <w:rPr>
                <w:sz w:val="24"/>
                <w:szCs w:val="24"/>
                <w:lang w:val="en-IN"/>
              </w:rPr>
              <w:t>Distributed training, mixed precision, GPU use; easier SFT across devices and environments.</w:t>
            </w:r>
          </w:p>
        </w:tc>
      </w:tr>
      <w:tr w:rsidR="0041073B" w14:paraId="23084B11" w14:textId="77777777" w:rsidTr="001A2F39">
        <w:tc>
          <w:tcPr>
            <w:tcW w:w="698" w:type="dxa"/>
          </w:tcPr>
          <w:p w14:paraId="7FF45D8A" w14:textId="07CECDE4" w:rsidR="0041073B" w:rsidRPr="001A2F39" w:rsidRDefault="00000000">
            <w:pPr>
              <w:spacing w:line="360" w:lineRule="auto"/>
              <w:ind w:right="166"/>
              <w:jc w:val="both"/>
              <w:rPr>
                <w:sz w:val="24"/>
                <w:szCs w:val="24"/>
                <w:lang w:val="en-IN"/>
              </w:rPr>
            </w:pPr>
            <w:r w:rsidRPr="001A2F39">
              <w:rPr>
                <w:sz w:val="24"/>
                <w:szCs w:val="24"/>
                <w:lang w:val="en-IN"/>
              </w:rPr>
              <w:t>1</w:t>
            </w:r>
            <w:r w:rsidR="001A2F39">
              <w:rPr>
                <w:sz w:val="24"/>
                <w:szCs w:val="24"/>
                <w:lang w:val="en-IN"/>
              </w:rPr>
              <w:t>3</w:t>
            </w:r>
          </w:p>
        </w:tc>
        <w:tc>
          <w:tcPr>
            <w:tcW w:w="2023" w:type="dxa"/>
          </w:tcPr>
          <w:p w14:paraId="5CB58259" w14:textId="77777777" w:rsidR="0041073B" w:rsidRPr="001A2F39" w:rsidRDefault="00000000">
            <w:pPr>
              <w:spacing w:line="360" w:lineRule="auto"/>
              <w:ind w:right="166"/>
              <w:jc w:val="both"/>
              <w:rPr>
                <w:sz w:val="24"/>
                <w:szCs w:val="24"/>
                <w:lang w:val="en-IN"/>
              </w:rPr>
            </w:pPr>
            <w:r w:rsidRPr="001A2F39">
              <w:rPr>
                <w:b/>
                <w:bCs/>
                <w:sz w:val="24"/>
                <w:szCs w:val="24"/>
                <w:lang w:val="en-IN"/>
              </w:rPr>
              <w:t>safetensors</w:t>
            </w:r>
          </w:p>
        </w:tc>
        <w:tc>
          <w:tcPr>
            <w:tcW w:w="6639" w:type="dxa"/>
          </w:tcPr>
          <w:p w14:paraId="3A567D0E" w14:textId="77777777" w:rsidR="0041073B" w:rsidRPr="001A2F39" w:rsidRDefault="00000000">
            <w:pPr>
              <w:spacing w:line="360" w:lineRule="auto"/>
              <w:ind w:right="166"/>
              <w:jc w:val="both"/>
              <w:rPr>
                <w:sz w:val="24"/>
                <w:szCs w:val="24"/>
                <w:lang w:val="en-IN"/>
              </w:rPr>
            </w:pPr>
            <w:r w:rsidRPr="001A2F39">
              <w:rPr>
                <w:sz w:val="24"/>
                <w:szCs w:val="24"/>
                <w:lang w:val="en-IN"/>
              </w:rPr>
              <w:t>Safe binary storage/load for LoRA adapters when saving per-dataset weights and merging/loading for FedAvg and verification.</w:t>
            </w:r>
          </w:p>
        </w:tc>
      </w:tr>
      <w:tr w:rsidR="0041073B" w14:paraId="6FE66C29" w14:textId="77777777" w:rsidTr="001A2F39">
        <w:tc>
          <w:tcPr>
            <w:tcW w:w="698" w:type="dxa"/>
          </w:tcPr>
          <w:p w14:paraId="1034A1DF" w14:textId="328034DD" w:rsidR="0041073B" w:rsidRPr="001A2F39" w:rsidRDefault="00000000">
            <w:pPr>
              <w:spacing w:line="360" w:lineRule="auto"/>
              <w:ind w:right="166"/>
              <w:jc w:val="both"/>
              <w:rPr>
                <w:sz w:val="24"/>
                <w:szCs w:val="24"/>
                <w:lang w:val="en-IN"/>
              </w:rPr>
            </w:pPr>
            <w:r w:rsidRPr="001A2F39">
              <w:rPr>
                <w:sz w:val="24"/>
                <w:szCs w:val="24"/>
                <w:lang w:val="en-IN"/>
              </w:rPr>
              <w:t>1</w:t>
            </w:r>
            <w:r w:rsidR="001A2F39">
              <w:rPr>
                <w:sz w:val="24"/>
                <w:szCs w:val="24"/>
                <w:lang w:val="en-IN"/>
              </w:rPr>
              <w:t>4</w:t>
            </w:r>
          </w:p>
        </w:tc>
        <w:tc>
          <w:tcPr>
            <w:tcW w:w="2023" w:type="dxa"/>
          </w:tcPr>
          <w:p w14:paraId="4E32A18E" w14:textId="77777777" w:rsidR="0041073B" w:rsidRPr="001A2F39" w:rsidRDefault="00000000">
            <w:pPr>
              <w:spacing w:line="360" w:lineRule="auto"/>
              <w:ind w:right="166"/>
              <w:jc w:val="both"/>
              <w:rPr>
                <w:sz w:val="24"/>
                <w:szCs w:val="24"/>
                <w:lang w:val="en-IN"/>
              </w:rPr>
            </w:pPr>
            <w:r w:rsidRPr="001A2F39">
              <w:rPr>
                <w:b/>
                <w:bCs/>
                <w:sz w:val="24"/>
                <w:szCs w:val="24"/>
                <w:lang w:val="en-IN"/>
              </w:rPr>
              <w:t>seaborn</w:t>
            </w:r>
          </w:p>
        </w:tc>
        <w:tc>
          <w:tcPr>
            <w:tcW w:w="6639" w:type="dxa"/>
          </w:tcPr>
          <w:p w14:paraId="076CB19C" w14:textId="77777777" w:rsidR="0041073B" w:rsidRPr="001A2F39" w:rsidRDefault="00000000">
            <w:pPr>
              <w:spacing w:line="360" w:lineRule="auto"/>
              <w:ind w:right="166"/>
              <w:jc w:val="both"/>
              <w:rPr>
                <w:sz w:val="24"/>
                <w:szCs w:val="24"/>
                <w:lang w:val="en-IN"/>
              </w:rPr>
            </w:pPr>
            <w:r w:rsidRPr="001A2F39">
              <w:rPr>
                <w:sz w:val="24"/>
                <w:szCs w:val="24"/>
                <w:lang w:val="en-IN"/>
              </w:rPr>
              <w:t>Plots for pass rates, error breakdowns, and baselines.</w:t>
            </w:r>
          </w:p>
        </w:tc>
      </w:tr>
    </w:tbl>
    <w:p w14:paraId="75D04D76" w14:textId="77777777" w:rsidR="0041073B" w:rsidRDefault="0041073B">
      <w:pPr>
        <w:spacing w:line="360" w:lineRule="auto"/>
        <w:ind w:right="166"/>
        <w:jc w:val="both"/>
      </w:pPr>
    </w:p>
    <w:p w14:paraId="5338AFB6" w14:textId="77777777" w:rsidR="0041073B" w:rsidRDefault="0041073B">
      <w:pPr>
        <w:spacing w:line="360" w:lineRule="auto"/>
        <w:ind w:right="166"/>
        <w:jc w:val="both"/>
      </w:pPr>
    </w:p>
    <w:p w14:paraId="010A01E3" w14:textId="31888539" w:rsidR="001A2F39" w:rsidRPr="001A2F39" w:rsidRDefault="00000000" w:rsidP="001A2F39">
      <w:pPr>
        <w:pStyle w:val="ListParagraph"/>
        <w:numPr>
          <w:ilvl w:val="1"/>
          <w:numId w:val="18"/>
        </w:numPr>
        <w:tabs>
          <w:tab w:val="left" w:pos="722"/>
        </w:tabs>
        <w:spacing w:after="240"/>
        <w:ind w:left="724" w:hanging="497"/>
        <w:rPr>
          <w:b/>
          <w:spacing w:val="-8"/>
          <w:sz w:val="28"/>
        </w:rPr>
      </w:pPr>
      <w:r>
        <w:rPr>
          <w:b/>
          <w:spacing w:val="-8"/>
          <w:sz w:val="28"/>
        </w:rPr>
        <w:t>DATASET USED</w:t>
      </w:r>
    </w:p>
    <w:p w14:paraId="30E4DDBA" w14:textId="5549EBCC" w:rsidR="0041073B" w:rsidRDefault="001A2F39" w:rsidP="001A2F39">
      <w:pPr>
        <w:tabs>
          <w:tab w:val="left" w:pos="722"/>
        </w:tabs>
        <w:spacing w:after="240" w:line="360" w:lineRule="auto"/>
        <w:ind w:left="227"/>
        <w:jc w:val="both"/>
        <w:rPr>
          <w:bCs/>
          <w:color w:val="000000"/>
          <w:spacing w:val="-8"/>
          <w:sz w:val="28"/>
        </w:rPr>
      </w:pPr>
      <w:r>
        <w:rPr>
          <w:bCs/>
          <w:color w:val="000000"/>
          <w:spacing w:val="-8"/>
          <w:sz w:val="28"/>
        </w:rPr>
        <w:tab/>
      </w:r>
      <w:r w:rsidR="00000000">
        <w:rPr>
          <w:bCs/>
          <w:color w:val="000000"/>
          <w:spacing w:val="-8"/>
          <w:sz w:val="28"/>
        </w:rPr>
        <w:t>The three benchmark datasets are used to support code generation, hallucination detection, and supervised fine-tuning. These datasets cover different domains, including function</w:t>
      </w:r>
      <w:r w:rsidR="00BB3AD1">
        <w:rPr>
          <w:bCs/>
          <w:color w:val="000000"/>
          <w:spacing w:val="-8"/>
          <w:sz w:val="28"/>
        </w:rPr>
        <w:t xml:space="preserve"> </w:t>
      </w:r>
      <w:r w:rsidR="00000000">
        <w:rPr>
          <w:bCs/>
          <w:color w:val="000000"/>
          <w:spacing w:val="-8"/>
          <w:sz w:val="28"/>
        </w:rPr>
        <w:t>level correctness, basic programming tasks, and data science applications, providing a balanced setup for evaluating the proposed system.</w:t>
      </w:r>
    </w:p>
    <w:p w14:paraId="571AF286" w14:textId="77777777" w:rsidR="0041073B" w:rsidRDefault="0041073B"/>
    <w:p w14:paraId="3FD6E33C" w14:textId="2B8A7C4E" w:rsidR="0041073B" w:rsidRPr="00BB3AD1" w:rsidRDefault="00000000" w:rsidP="00BB3AD1">
      <w:pPr>
        <w:ind w:left="453"/>
        <w:jc w:val="center"/>
        <w:rPr>
          <w:sz w:val="28"/>
        </w:rPr>
      </w:pPr>
      <w:r w:rsidRPr="00BB3AD1">
        <w:rPr>
          <w:sz w:val="28"/>
        </w:rPr>
        <w:t>Table 4.</w:t>
      </w:r>
      <w:r w:rsidR="001A2F39" w:rsidRPr="00BB3AD1">
        <w:rPr>
          <w:sz w:val="28"/>
        </w:rPr>
        <w:t>2</w:t>
      </w:r>
      <w:r w:rsidRPr="00BB3AD1">
        <w:rPr>
          <w:sz w:val="28"/>
        </w:rPr>
        <w:t xml:space="preserve"> Dataset summary</w:t>
      </w:r>
    </w:p>
    <w:p w14:paraId="31D8457F" w14:textId="77777777" w:rsidR="0041073B" w:rsidRDefault="0041073B"/>
    <w:tbl>
      <w:tblPr>
        <w:tblStyle w:val="TableGridLight"/>
        <w:tblW w:w="9360" w:type="dxa"/>
        <w:tblLook w:val="04A0" w:firstRow="1" w:lastRow="0" w:firstColumn="1" w:lastColumn="0" w:noHBand="0" w:noVBand="1"/>
      </w:tblPr>
      <w:tblGrid>
        <w:gridCol w:w="1364"/>
        <w:gridCol w:w="1779"/>
        <w:gridCol w:w="997"/>
        <w:gridCol w:w="2138"/>
        <w:gridCol w:w="3082"/>
      </w:tblGrid>
      <w:tr w:rsidR="0041073B" w14:paraId="3D2F671A" w14:textId="77777777">
        <w:tc>
          <w:tcPr>
            <w:tcW w:w="1364" w:type="dxa"/>
          </w:tcPr>
          <w:p w14:paraId="50EEE4AA" w14:textId="77777777" w:rsidR="0041073B" w:rsidRDefault="00000000">
            <w:pPr>
              <w:rPr>
                <w:b/>
                <w:bCs/>
                <w:sz w:val="24"/>
                <w:szCs w:val="24"/>
                <w:lang w:val="en-IN"/>
              </w:rPr>
            </w:pPr>
            <w:r>
              <w:rPr>
                <w:b/>
                <w:bCs/>
                <w:sz w:val="24"/>
                <w:szCs w:val="24"/>
                <w:lang w:val="en-IN"/>
              </w:rPr>
              <w:t>Dataset</w:t>
            </w:r>
          </w:p>
        </w:tc>
        <w:tc>
          <w:tcPr>
            <w:tcW w:w="1779" w:type="dxa"/>
          </w:tcPr>
          <w:p w14:paraId="77C72B31" w14:textId="77777777" w:rsidR="0041073B" w:rsidRDefault="00000000">
            <w:pPr>
              <w:rPr>
                <w:b/>
                <w:bCs/>
                <w:sz w:val="24"/>
                <w:szCs w:val="24"/>
                <w:lang w:val="en-IN"/>
              </w:rPr>
            </w:pPr>
            <w:r>
              <w:rPr>
                <w:b/>
                <w:bCs/>
                <w:sz w:val="24"/>
                <w:szCs w:val="24"/>
                <w:lang w:val="en-IN"/>
              </w:rPr>
              <w:t>Source</w:t>
            </w:r>
          </w:p>
        </w:tc>
        <w:tc>
          <w:tcPr>
            <w:tcW w:w="997" w:type="dxa"/>
          </w:tcPr>
          <w:p w14:paraId="2ED0E40C" w14:textId="77777777" w:rsidR="0041073B" w:rsidRDefault="00000000">
            <w:pPr>
              <w:rPr>
                <w:b/>
                <w:bCs/>
                <w:sz w:val="24"/>
                <w:szCs w:val="24"/>
                <w:lang w:val="en-IN"/>
              </w:rPr>
            </w:pPr>
            <w:r>
              <w:rPr>
                <w:b/>
                <w:bCs/>
                <w:sz w:val="24"/>
                <w:szCs w:val="24"/>
                <w:lang w:val="en-IN"/>
              </w:rPr>
              <w:t>Task Count</w:t>
            </w:r>
          </w:p>
        </w:tc>
        <w:tc>
          <w:tcPr>
            <w:tcW w:w="2138" w:type="dxa"/>
          </w:tcPr>
          <w:p w14:paraId="1EC973E8" w14:textId="77777777" w:rsidR="0041073B" w:rsidRDefault="00000000">
            <w:pPr>
              <w:rPr>
                <w:b/>
                <w:bCs/>
                <w:sz w:val="24"/>
                <w:szCs w:val="24"/>
                <w:lang w:val="en-IN"/>
              </w:rPr>
            </w:pPr>
            <w:r>
              <w:rPr>
                <w:b/>
                <w:bCs/>
                <w:sz w:val="24"/>
                <w:szCs w:val="24"/>
                <w:lang w:val="en-IN"/>
              </w:rPr>
              <w:t>Domain</w:t>
            </w:r>
          </w:p>
        </w:tc>
        <w:tc>
          <w:tcPr>
            <w:tcW w:w="3082" w:type="dxa"/>
          </w:tcPr>
          <w:p w14:paraId="31705310" w14:textId="77777777" w:rsidR="0041073B" w:rsidRDefault="00000000">
            <w:pPr>
              <w:rPr>
                <w:b/>
                <w:bCs/>
                <w:sz w:val="24"/>
                <w:szCs w:val="24"/>
                <w:lang w:val="en-IN"/>
              </w:rPr>
            </w:pPr>
            <w:r>
              <w:rPr>
                <w:b/>
                <w:bCs/>
                <w:sz w:val="24"/>
                <w:szCs w:val="24"/>
                <w:lang w:val="en-IN"/>
              </w:rPr>
              <w:t>Used For</w:t>
            </w:r>
          </w:p>
        </w:tc>
      </w:tr>
      <w:tr w:rsidR="0041073B" w14:paraId="741B3F7A" w14:textId="77777777">
        <w:tc>
          <w:tcPr>
            <w:tcW w:w="1364" w:type="dxa"/>
          </w:tcPr>
          <w:p w14:paraId="5E932590" w14:textId="77777777" w:rsidR="0041073B" w:rsidRDefault="00000000">
            <w:pPr>
              <w:rPr>
                <w:sz w:val="24"/>
                <w:szCs w:val="24"/>
                <w:lang w:val="en-IN"/>
              </w:rPr>
            </w:pPr>
            <w:r>
              <w:rPr>
                <w:sz w:val="24"/>
                <w:szCs w:val="24"/>
                <w:lang w:val="en-IN"/>
              </w:rPr>
              <w:t>HumanEval</w:t>
            </w:r>
          </w:p>
        </w:tc>
        <w:tc>
          <w:tcPr>
            <w:tcW w:w="1779" w:type="dxa"/>
          </w:tcPr>
          <w:p w14:paraId="4E14EC57" w14:textId="77777777" w:rsidR="0041073B" w:rsidRDefault="00000000">
            <w:pPr>
              <w:rPr>
                <w:sz w:val="24"/>
                <w:szCs w:val="24"/>
                <w:lang w:val="en-IN"/>
              </w:rPr>
            </w:pPr>
            <w:r>
              <w:rPr>
                <w:sz w:val="24"/>
                <w:szCs w:val="24"/>
                <w:lang w:val="en-IN"/>
              </w:rPr>
              <w:t>Hugging Face (openai/evals)</w:t>
            </w:r>
          </w:p>
        </w:tc>
        <w:tc>
          <w:tcPr>
            <w:tcW w:w="997" w:type="dxa"/>
          </w:tcPr>
          <w:p w14:paraId="13BB9615" w14:textId="77777777" w:rsidR="0041073B" w:rsidRDefault="00000000">
            <w:pPr>
              <w:rPr>
                <w:sz w:val="24"/>
                <w:szCs w:val="24"/>
                <w:lang w:val="en-IN"/>
              </w:rPr>
            </w:pPr>
            <w:r>
              <w:rPr>
                <w:sz w:val="24"/>
                <w:szCs w:val="24"/>
                <w:lang w:val="en-IN"/>
              </w:rPr>
              <w:t>164</w:t>
            </w:r>
          </w:p>
        </w:tc>
        <w:tc>
          <w:tcPr>
            <w:tcW w:w="2138" w:type="dxa"/>
          </w:tcPr>
          <w:p w14:paraId="1E795A41" w14:textId="77777777" w:rsidR="0041073B" w:rsidRDefault="00000000">
            <w:pPr>
              <w:rPr>
                <w:sz w:val="24"/>
                <w:szCs w:val="24"/>
                <w:lang w:val="en-IN"/>
              </w:rPr>
            </w:pPr>
            <w:r>
              <w:rPr>
                <w:sz w:val="24"/>
                <w:szCs w:val="24"/>
                <w:lang w:val="en-IN"/>
              </w:rPr>
              <w:t>Functional correctness</w:t>
            </w:r>
          </w:p>
        </w:tc>
        <w:tc>
          <w:tcPr>
            <w:tcW w:w="3082" w:type="dxa"/>
          </w:tcPr>
          <w:p w14:paraId="3088330D" w14:textId="77777777" w:rsidR="0041073B" w:rsidRDefault="00000000">
            <w:pPr>
              <w:rPr>
                <w:sz w:val="24"/>
                <w:szCs w:val="24"/>
                <w:lang w:val="en-IN"/>
              </w:rPr>
            </w:pPr>
            <w:r>
              <w:rPr>
                <w:sz w:val="24"/>
                <w:szCs w:val="24"/>
                <w:lang w:val="en-IN"/>
              </w:rPr>
              <w:t>Code generation, hallucination detection, SFT</w:t>
            </w:r>
          </w:p>
        </w:tc>
      </w:tr>
      <w:tr w:rsidR="0041073B" w14:paraId="13BBB6A8" w14:textId="77777777">
        <w:tc>
          <w:tcPr>
            <w:tcW w:w="1364" w:type="dxa"/>
          </w:tcPr>
          <w:p w14:paraId="545F2FA5" w14:textId="77777777" w:rsidR="0041073B" w:rsidRDefault="00000000">
            <w:pPr>
              <w:rPr>
                <w:sz w:val="24"/>
                <w:szCs w:val="24"/>
                <w:lang w:val="en-IN"/>
              </w:rPr>
            </w:pPr>
            <w:r>
              <w:rPr>
                <w:sz w:val="24"/>
                <w:szCs w:val="24"/>
                <w:lang w:val="en-IN"/>
              </w:rPr>
              <w:t>MBPP</w:t>
            </w:r>
          </w:p>
        </w:tc>
        <w:tc>
          <w:tcPr>
            <w:tcW w:w="1779" w:type="dxa"/>
          </w:tcPr>
          <w:p w14:paraId="62B39E63" w14:textId="77777777" w:rsidR="0041073B" w:rsidRDefault="00000000">
            <w:pPr>
              <w:rPr>
                <w:sz w:val="24"/>
                <w:szCs w:val="24"/>
                <w:lang w:val="en-IN"/>
              </w:rPr>
            </w:pPr>
            <w:r>
              <w:rPr>
                <w:sz w:val="24"/>
                <w:szCs w:val="24"/>
                <w:lang w:val="en-IN"/>
              </w:rPr>
              <w:t>Hugging Face (google-research-datasets/mbpp, sanitized)</w:t>
            </w:r>
          </w:p>
        </w:tc>
        <w:tc>
          <w:tcPr>
            <w:tcW w:w="997" w:type="dxa"/>
          </w:tcPr>
          <w:p w14:paraId="1FD026D1" w14:textId="77777777" w:rsidR="0041073B" w:rsidRDefault="00000000">
            <w:pPr>
              <w:rPr>
                <w:sz w:val="24"/>
                <w:szCs w:val="24"/>
                <w:lang w:val="en-IN"/>
              </w:rPr>
            </w:pPr>
            <w:r>
              <w:rPr>
                <w:sz w:val="24"/>
                <w:szCs w:val="24"/>
                <w:lang w:val="en-IN"/>
              </w:rPr>
              <w:t>377</w:t>
            </w:r>
          </w:p>
        </w:tc>
        <w:tc>
          <w:tcPr>
            <w:tcW w:w="2138" w:type="dxa"/>
          </w:tcPr>
          <w:p w14:paraId="0F6DD427" w14:textId="77777777" w:rsidR="0041073B" w:rsidRDefault="00000000">
            <w:pPr>
              <w:rPr>
                <w:sz w:val="24"/>
                <w:szCs w:val="24"/>
                <w:lang w:val="en-IN"/>
              </w:rPr>
            </w:pPr>
            <w:r>
              <w:rPr>
                <w:sz w:val="24"/>
                <w:szCs w:val="24"/>
                <w:lang w:val="en-IN"/>
              </w:rPr>
              <w:t>Basic algorithms</w:t>
            </w:r>
          </w:p>
        </w:tc>
        <w:tc>
          <w:tcPr>
            <w:tcW w:w="3082" w:type="dxa"/>
          </w:tcPr>
          <w:p w14:paraId="0370A6CD" w14:textId="77777777" w:rsidR="0041073B" w:rsidRDefault="00000000">
            <w:pPr>
              <w:rPr>
                <w:sz w:val="24"/>
                <w:szCs w:val="24"/>
                <w:lang w:val="en-IN"/>
              </w:rPr>
            </w:pPr>
            <w:r>
              <w:rPr>
                <w:sz w:val="24"/>
                <w:szCs w:val="24"/>
                <w:lang w:val="en-IN"/>
              </w:rPr>
              <w:t>Code generation, hallucination detection, SFT</w:t>
            </w:r>
          </w:p>
        </w:tc>
      </w:tr>
      <w:tr w:rsidR="0041073B" w14:paraId="37EE7A0D" w14:textId="77777777">
        <w:tc>
          <w:tcPr>
            <w:tcW w:w="1364" w:type="dxa"/>
          </w:tcPr>
          <w:p w14:paraId="235AF6A4" w14:textId="77777777" w:rsidR="0041073B" w:rsidRDefault="00000000">
            <w:pPr>
              <w:rPr>
                <w:sz w:val="24"/>
                <w:szCs w:val="24"/>
                <w:lang w:val="en-IN"/>
              </w:rPr>
            </w:pPr>
            <w:r>
              <w:rPr>
                <w:sz w:val="24"/>
                <w:szCs w:val="24"/>
                <w:lang w:val="en-IN"/>
              </w:rPr>
              <w:t>DS-1000</w:t>
            </w:r>
          </w:p>
        </w:tc>
        <w:tc>
          <w:tcPr>
            <w:tcW w:w="1779" w:type="dxa"/>
          </w:tcPr>
          <w:p w14:paraId="73B4C07A" w14:textId="77777777" w:rsidR="0041073B" w:rsidRDefault="00000000">
            <w:pPr>
              <w:rPr>
                <w:sz w:val="24"/>
                <w:szCs w:val="24"/>
                <w:lang w:val="en-IN"/>
              </w:rPr>
            </w:pPr>
            <w:r>
              <w:rPr>
                <w:sz w:val="24"/>
                <w:szCs w:val="24"/>
                <w:lang w:val="en-IN"/>
              </w:rPr>
              <w:t>Hugging Face (xlangai/DS-1000)</w:t>
            </w:r>
          </w:p>
        </w:tc>
        <w:tc>
          <w:tcPr>
            <w:tcW w:w="997" w:type="dxa"/>
          </w:tcPr>
          <w:p w14:paraId="7848EC6C" w14:textId="77777777" w:rsidR="0041073B" w:rsidRDefault="00000000">
            <w:pPr>
              <w:rPr>
                <w:sz w:val="24"/>
                <w:szCs w:val="24"/>
                <w:lang w:val="en-IN"/>
              </w:rPr>
            </w:pPr>
            <w:r>
              <w:rPr>
                <w:sz w:val="24"/>
                <w:szCs w:val="24"/>
                <w:lang w:val="en-IN"/>
              </w:rPr>
              <w:t>1000</w:t>
            </w:r>
          </w:p>
        </w:tc>
        <w:tc>
          <w:tcPr>
            <w:tcW w:w="2138" w:type="dxa"/>
          </w:tcPr>
          <w:p w14:paraId="20A2DEDA" w14:textId="77777777" w:rsidR="0041073B" w:rsidRDefault="00000000">
            <w:pPr>
              <w:rPr>
                <w:sz w:val="24"/>
                <w:szCs w:val="24"/>
                <w:lang w:val="en-IN"/>
              </w:rPr>
            </w:pPr>
            <w:r>
              <w:rPr>
                <w:sz w:val="24"/>
                <w:szCs w:val="24"/>
                <w:lang w:val="en-IN"/>
              </w:rPr>
              <w:t>Data science (NumPy, Pandas, etc.)</w:t>
            </w:r>
          </w:p>
        </w:tc>
        <w:tc>
          <w:tcPr>
            <w:tcW w:w="3082" w:type="dxa"/>
          </w:tcPr>
          <w:p w14:paraId="234C0F2A" w14:textId="77777777" w:rsidR="0041073B" w:rsidRDefault="00000000">
            <w:pPr>
              <w:rPr>
                <w:sz w:val="24"/>
                <w:szCs w:val="24"/>
                <w:lang w:val="en-IN"/>
              </w:rPr>
            </w:pPr>
            <w:r>
              <w:rPr>
                <w:sz w:val="24"/>
                <w:szCs w:val="24"/>
                <w:lang w:val="en-IN"/>
              </w:rPr>
              <w:t>Code generation, hallucination detection, SFT</w:t>
            </w:r>
          </w:p>
        </w:tc>
      </w:tr>
    </w:tbl>
    <w:p w14:paraId="52CD1C9D" w14:textId="77777777" w:rsidR="0041073B" w:rsidRDefault="0041073B"/>
    <w:p w14:paraId="21CF8F59" w14:textId="77777777" w:rsidR="0041073B" w:rsidRDefault="0041073B">
      <w:pPr>
        <w:spacing w:line="360" w:lineRule="auto"/>
        <w:ind w:left="22"/>
        <w:rPr>
          <w:b/>
          <w:bCs/>
          <w:sz w:val="28"/>
          <w:szCs w:val="28"/>
          <w:lang w:val="en-IN"/>
        </w:rPr>
      </w:pPr>
    </w:p>
    <w:p w14:paraId="32BB1AC8" w14:textId="77777777" w:rsidR="0041073B" w:rsidRDefault="00000000">
      <w:pPr>
        <w:spacing w:line="360" w:lineRule="auto"/>
        <w:ind w:left="22"/>
        <w:rPr>
          <w:b/>
          <w:bCs/>
          <w:sz w:val="28"/>
          <w:szCs w:val="28"/>
          <w:lang w:val="en-IN"/>
        </w:rPr>
      </w:pPr>
      <w:r>
        <w:rPr>
          <w:b/>
          <w:bCs/>
          <w:sz w:val="28"/>
          <w:szCs w:val="28"/>
          <w:lang w:val="en-IN"/>
        </w:rPr>
        <w:t>HumanEval</w:t>
      </w:r>
    </w:p>
    <w:p w14:paraId="4EFF2F24" w14:textId="77777777" w:rsidR="0041073B" w:rsidRDefault="00000000" w:rsidP="001A2F39">
      <w:pPr>
        <w:spacing w:line="360" w:lineRule="auto"/>
        <w:ind w:firstLine="720"/>
        <w:jc w:val="both"/>
        <w:rPr>
          <w:color w:val="000000"/>
          <w:sz w:val="28"/>
          <w:szCs w:val="28"/>
        </w:rPr>
      </w:pPr>
      <w:r>
        <w:rPr>
          <w:color w:val="000000"/>
          <w:sz w:val="28"/>
          <w:szCs w:val="28"/>
        </w:rPr>
        <w:t>HumanEval is used for evaluating function-level code generation, where correctness is verified through execution against predefined test cases. It focuses on ensuring that generated code is functionally correct and aligns with the expected behavior.</w:t>
      </w:r>
    </w:p>
    <w:p w14:paraId="08816CDE" w14:textId="10C46DB7" w:rsidR="001A2F39" w:rsidRPr="00BB3AD1" w:rsidRDefault="001A2F39" w:rsidP="00BB3AD1">
      <w:pPr>
        <w:ind w:left="453"/>
        <w:jc w:val="center"/>
        <w:rPr>
          <w:sz w:val="28"/>
        </w:rPr>
      </w:pPr>
      <w:r w:rsidRPr="00BB3AD1">
        <w:rPr>
          <w:sz w:val="28"/>
        </w:rPr>
        <w:t>Table 4.</w:t>
      </w:r>
      <w:r w:rsidR="006A5DF5" w:rsidRPr="00BB3AD1">
        <w:rPr>
          <w:sz w:val="28"/>
        </w:rPr>
        <w:t>3 HumanEval</w:t>
      </w:r>
      <w:r w:rsidRPr="00BB3AD1">
        <w:rPr>
          <w:sz w:val="28"/>
        </w:rPr>
        <w:t xml:space="preserve"> summary</w:t>
      </w:r>
    </w:p>
    <w:p w14:paraId="6C45C1A5" w14:textId="77777777" w:rsidR="006A5DF5" w:rsidRPr="001A2F39" w:rsidRDefault="006A5DF5" w:rsidP="001A2F39">
      <w:pPr>
        <w:jc w:val="center"/>
        <w:rPr>
          <w:i/>
          <w:color w:val="44536A"/>
          <w:sz w:val="28"/>
        </w:rPr>
      </w:pPr>
    </w:p>
    <w:tbl>
      <w:tblPr>
        <w:tblStyle w:val="TableGridLight"/>
        <w:tblW w:w="9360" w:type="dxa"/>
        <w:tblLook w:val="04A0" w:firstRow="1" w:lastRow="0" w:firstColumn="1" w:lastColumn="0" w:noHBand="0" w:noVBand="1"/>
      </w:tblPr>
      <w:tblGrid>
        <w:gridCol w:w="2122"/>
        <w:gridCol w:w="7238"/>
      </w:tblGrid>
      <w:tr w:rsidR="0041073B" w14:paraId="0B64804C" w14:textId="77777777">
        <w:tc>
          <w:tcPr>
            <w:tcW w:w="2122" w:type="dxa"/>
          </w:tcPr>
          <w:p w14:paraId="2EC052AB" w14:textId="77777777" w:rsidR="0041073B" w:rsidRPr="001A2F39" w:rsidRDefault="00000000">
            <w:pPr>
              <w:jc w:val="both"/>
              <w:rPr>
                <w:b/>
                <w:bCs/>
                <w:color w:val="000000"/>
                <w:sz w:val="24"/>
                <w:szCs w:val="24"/>
                <w:lang w:val="en-IN"/>
              </w:rPr>
            </w:pPr>
            <w:r w:rsidRPr="001A2F39">
              <w:rPr>
                <w:b/>
                <w:bCs/>
                <w:color w:val="000000"/>
                <w:sz w:val="24"/>
                <w:szCs w:val="24"/>
                <w:lang w:val="en-IN"/>
              </w:rPr>
              <w:t>Field</w:t>
            </w:r>
          </w:p>
        </w:tc>
        <w:tc>
          <w:tcPr>
            <w:tcW w:w="7238" w:type="dxa"/>
          </w:tcPr>
          <w:p w14:paraId="233034C0" w14:textId="77777777" w:rsidR="0041073B" w:rsidRPr="001A2F39" w:rsidRDefault="00000000">
            <w:pPr>
              <w:jc w:val="both"/>
              <w:rPr>
                <w:b/>
                <w:bCs/>
                <w:color w:val="000000"/>
                <w:sz w:val="24"/>
                <w:szCs w:val="24"/>
                <w:lang w:val="en-IN"/>
              </w:rPr>
            </w:pPr>
            <w:r w:rsidRPr="001A2F39">
              <w:rPr>
                <w:b/>
                <w:bCs/>
                <w:color w:val="000000"/>
                <w:sz w:val="24"/>
                <w:szCs w:val="24"/>
                <w:lang w:val="en-IN"/>
              </w:rPr>
              <w:t>Description</w:t>
            </w:r>
          </w:p>
        </w:tc>
      </w:tr>
      <w:tr w:rsidR="0041073B" w14:paraId="0E48FCA2" w14:textId="77777777">
        <w:tc>
          <w:tcPr>
            <w:tcW w:w="2122" w:type="dxa"/>
          </w:tcPr>
          <w:p w14:paraId="299A8F38" w14:textId="77777777" w:rsidR="0041073B" w:rsidRPr="001A2F39" w:rsidRDefault="00000000" w:rsidP="00CE652D">
            <w:pPr>
              <w:rPr>
                <w:color w:val="000000"/>
                <w:sz w:val="24"/>
                <w:szCs w:val="24"/>
                <w:lang w:val="en-IN"/>
              </w:rPr>
            </w:pPr>
            <w:r w:rsidRPr="001A2F39">
              <w:rPr>
                <w:color w:val="000000"/>
                <w:sz w:val="24"/>
                <w:szCs w:val="24"/>
                <w:lang w:val="en-IN"/>
              </w:rPr>
              <w:t>task_id</w:t>
            </w:r>
          </w:p>
        </w:tc>
        <w:tc>
          <w:tcPr>
            <w:tcW w:w="7238" w:type="dxa"/>
          </w:tcPr>
          <w:p w14:paraId="2975263F" w14:textId="77777777" w:rsidR="0041073B" w:rsidRPr="001A2F39" w:rsidRDefault="00000000">
            <w:pPr>
              <w:jc w:val="both"/>
              <w:rPr>
                <w:color w:val="000000"/>
                <w:sz w:val="24"/>
                <w:szCs w:val="24"/>
                <w:lang w:val="en-IN"/>
              </w:rPr>
            </w:pPr>
            <w:r w:rsidRPr="001A2F39">
              <w:rPr>
                <w:color w:val="000000"/>
                <w:sz w:val="24"/>
                <w:szCs w:val="24"/>
                <w:lang w:val="en-IN"/>
              </w:rPr>
              <w:t>Unique ID (e.g. HumanEval/0).</w:t>
            </w:r>
          </w:p>
        </w:tc>
      </w:tr>
      <w:tr w:rsidR="0041073B" w14:paraId="7D708B31" w14:textId="77777777">
        <w:tc>
          <w:tcPr>
            <w:tcW w:w="2122" w:type="dxa"/>
          </w:tcPr>
          <w:p w14:paraId="211079BE" w14:textId="77777777" w:rsidR="0041073B" w:rsidRPr="001A2F39" w:rsidRDefault="00000000" w:rsidP="00CE652D">
            <w:pPr>
              <w:rPr>
                <w:color w:val="000000"/>
                <w:sz w:val="24"/>
                <w:szCs w:val="24"/>
                <w:lang w:val="en-IN"/>
              </w:rPr>
            </w:pPr>
            <w:r w:rsidRPr="001A2F39">
              <w:rPr>
                <w:color w:val="000000"/>
                <w:sz w:val="24"/>
                <w:szCs w:val="24"/>
                <w:lang w:val="en-IN"/>
              </w:rPr>
              <w:t>prompt</w:t>
            </w:r>
          </w:p>
        </w:tc>
        <w:tc>
          <w:tcPr>
            <w:tcW w:w="7238" w:type="dxa"/>
          </w:tcPr>
          <w:p w14:paraId="101B2BEB" w14:textId="77777777" w:rsidR="0041073B" w:rsidRPr="001A2F39" w:rsidRDefault="00000000">
            <w:pPr>
              <w:jc w:val="both"/>
              <w:rPr>
                <w:color w:val="000000"/>
                <w:sz w:val="24"/>
                <w:szCs w:val="24"/>
                <w:lang w:val="en-IN"/>
              </w:rPr>
            </w:pPr>
            <w:r w:rsidRPr="001A2F39">
              <w:rPr>
                <w:color w:val="000000"/>
                <w:sz w:val="24"/>
                <w:szCs w:val="24"/>
                <w:lang w:val="en-IN"/>
              </w:rPr>
              <w:t>Natural language description of the task, including docstrings and examples; input for code generation.</w:t>
            </w:r>
          </w:p>
        </w:tc>
      </w:tr>
      <w:tr w:rsidR="0041073B" w14:paraId="3A4A187D" w14:textId="77777777">
        <w:tc>
          <w:tcPr>
            <w:tcW w:w="2122" w:type="dxa"/>
          </w:tcPr>
          <w:p w14:paraId="6198D92D" w14:textId="77777777" w:rsidR="0041073B" w:rsidRPr="001A2F39" w:rsidRDefault="00000000" w:rsidP="00CE652D">
            <w:pPr>
              <w:rPr>
                <w:color w:val="000000"/>
                <w:sz w:val="24"/>
                <w:szCs w:val="24"/>
                <w:lang w:val="en-IN"/>
              </w:rPr>
            </w:pPr>
            <w:r w:rsidRPr="001A2F39">
              <w:rPr>
                <w:color w:val="000000"/>
                <w:sz w:val="24"/>
                <w:szCs w:val="24"/>
                <w:lang w:val="en-IN"/>
              </w:rPr>
              <w:t>canonical_solution</w:t>
            </w:r>
          </w:p>
        </w:tc>
        <w:tc>
          <w:tcPr>
            <w:tcW w:w="7238" w:type="dxa"/>
          </w:tcPr>
          <w:p w14:paraId="3FD06F49" w14:textId="77777777" w:rsidR="0041073B" w:rsidRPr="001A2F39" w:rsidRDefault="00000000">
            <w:pPr>
              <w:jc w:val="both"/>
              <w:rPr>
                <w:color w:val="000000"/>
                <w:sz w:val="24"/>
                <w:szCs w:val="24"/>
                <w:lang w:val="en-IN"/>
              </w:rPr>
            </w:pPr>
            <w:r w:rsidRPr="001A2F39">
              <w:rPr>
                <w:color w:val="000000"/>
                <w:sz w:val="24"/>
                <w:szCs w:val="24"/>
                <w:lang w:val="en-IN"/>
              </w:rPr>
              <w:t>Reference Python implementation; target during fine-tuning and for evaluation.</w:t>
            </w:r>
          </w:p>
        </w:tc>
      </w:tr>
      <w:tr w:rsidR="0041073B" w14:paraId="0D035138" w14:textId="77777777">
        <w:tc>
          <w:tcPr>
            <w:tcW w:w="2122" w:type="dxa"/>
          </w:tcPr>
          <w:p w14:paraId="479A4C80" w14:textId="77777777" w:rsidR="0041073B" w:rsidRPr="001A2F39" w:rsidRDefault="00000000" w:rsidP="00CE652D">
            <w:pPr>
              <w:rPr>
                <w:color w:val="000000"/>
                <w:sz w:val="24"/>
                <w:szCs w:val="24"/>
                <w:lang w:val="en-IN"/>
              </w:rPr>
            </w:pPr>
            <w:r w:rsidRPr="001A2F39">
              <w:rPr>
                <w:color w:val="000000"/>
                <w:sz w:val="24"/>
                <w:szCs w:val="24"/>
                <w:lang w:val="en-IN"/>
              </w:rPr>
              <w:t>test</w:t>
            </w:r>
          </w:p>
        </w:tc>
        <w:tc>
          <w:tcPr>
            <w:tcW w:w="7238" w:type="dxa"/>
          </w:tcPr>
          <w:p w14:paraId="0575A338" w14:textId="77777777" w:rsidR="0041073B" w:rsidRPr="001A2F39" w:rsidRDefault="00000000">
            <w:pPr>
              <w:jc w:val="both"/>
              <w:rPr>
                <w:color w:val="000000"/>
                <w:sz w:val="24"/>
                <w:szCs w:val="24"/>
                <w:lang w:val="en-IN"/>
              </w:rPr>
            </w:pPr>
            <w:r w:rsidRPr="001A2F39">
              <w:rPr>
                <w:color w:val="000000"/>
                <w:sz w:val="24"/>
                <w:szCs w:val="24"/>
                <w:lang w:val="en-IN"/>
              </w:rPr>
              <w:t>Unit test code that calls the solution and asserts correctness; used in dynamic execution.</w:t>
            </w:r>
          </w:p>
        </w:tc>
      </w:tr>
      <w:tr w:rsidR="0041073B" w14:paraId="6571DC30" w14:textId="77777777">
        <w:tc>
          <w:tcPr>
            <w:tcW w:w="2122" w:type="dxa"/>
          </w:tcPr>
          <w:p w14:paraId="534F9BD2" w14:textId="77777777" w:rsidR="0041073B" w:rsidRPr="001A2F39" w:rsidRDefault="00000000" w:rsidP="00CE652D">
            <w:pPr>
              <w:rPr>
                <w:color w:val="000000"/>
                <w:sz w:val="24"/>
                <w:szCs w:val="24"/>
                <w:lang w:val="en-IN"/>
              </w:rPr>
            </w:pPr>
            <w:r w:rsidRPr="001A2F39">
              <w:rPr>
                <w:color w:val="000000"/>
                <w:sz w:val="24"/>
                <w:szCs w:val="24"/>
                <w:lang w:val="en-IN"/>
              </w:rPr>
              <w:t>entry_point</w:t>
            </w:r>
          </w:p>
        </w:tc>
        <w:tc>
          <w:tcPr>
            <w:tcW w:w="7238" w:type="dxa"/>
          </w:tcPr>
          <w:p w14:paraId="3019B642" w14:textId="77777777" w:rsidR="0041073B" w:rsidRPr="001A2F39" w:rsidRDefault="00000000">
            <w:pPr>
              <w:jc w:val="both"/>
              <w:rPr>
                <w:color w:val="000000"/>
                <w:sz w:val="24"/>
                <w:szCs w:val="24"/>
                <w:lang w:val="en-IN"/>
              </w:rPr>
            </w:pPr>
            <w:r w:rsidRPr="001A2F39">
              <w:rPr>
                <w:color w:val="000000"/>
                <w:sz w:val="24"/>
                <w:szCs w:val="24"/>
                <w:lang w:val="en-IN"/>
              </w:rPr>
              <w:t>Name of the function under test (e.g. has_close_elements); used to run tests against the generated function.</w:t>
            </w:r>
          </w:p>
        </w:tc>
      </w:tr>
    </w:tbl>
    <w:p w14:paraId="62269CE5" w14:textId="77777777" w:rsidR="001A2F39" w:rsidRDefault="001A2F39">
      <w:pPr>
        <w:spacing w:line="360" w:lineRule="auto"/>
        <w:jc w:val="both"/>
        <w:rPr>
          <w:b/>
          <w:bCs/>
          <w:sz w:val="28"/>
          <w:szCs w:val="28"/>
          <w:lang w:val="en-IN"/>
        </w:rPr>
      </w:pPr>
    </w:p>
    <w:p w14:paraId="48D2826D" w14:textId="7B78BE39" w:rsidR="0041073B" w:rsidRDefault="00000000">
      <w:pPr>
        <w:spacing w:line="360" w:lineRule="auto"/>
        <w:jc w:val="both"/>
        <w:rPr>
          <w:b/>
          <w:bCs/>
          <w:sz w:val="28"/>
          <w:szCs w:val="28"/>
          <w:lang w:val="en-IN"/>
        </w:rPr>
      </w:pPr>
      <w:r>
        <w:rPr>
          <w:b/>
          <w:bCs/>
          <w:sz w:val="28"/>
          <w:szCs w:val="28"/>
          <w:lang w:val="en-IN"/>
        </w:rPr>
        <w:t>MBPP</w:t>
      </w:r>
    </w:p>
    <w:p w14:paraId="75F46730" w14:textId="3C27A2A2" w:rsidR="001A2F39" w:rsidRDefault="00000000" w:rsidP="001A2F39">
      <w:pPr>
        <w:spacing w:line="360" w:lineRule="auto"/>
        <w:ind w:firstLine="720"/>
        <w:jc w:val="both"/>
        <w:rPr>
          <w:sz w:val="28"/>
          <w:szCs w:val="28"/>
        </w:rPr>
      </w:pPr>
      <w:r w:rsidRPr="001A2F39">
        <w:rPr>
          <w:sz w:val="28"/>
          <w:szCs w:val="28"/>
        </w:rPr>
        <w:t>MBPP is used to evaluate code generation from natural language descriptions of common programming tasks. It reflects the model’s ability to handle simple, routine coding patterns and produce correct implementations.</w:t>
      </w:r>
    </w:p>
    <w:p w14:paraId="13AB64AB" w14:textId="77777777" w:rsidR="006A5DF5" w:rsidRDefault="006A5DF5" w:rsidP="006A5DF5">
      <w:pPr>
        <w:jc w:val="center"/>
        <w:rPr>
          <w:sz w:val="28"/>
          <w:szCs w:val="28"/>
        </w:rPr>
      </w:pPr>
      <w:r>
        <w:rPr>
          <w:sz w:val="28"/>
          <w:szCs w:val="28"/>
        </w:rPr>
        <w:tab/>
      </w:r>
      <w:r>
        <w:rPr>
          <w:sz w:val="28"/>
          <w:szCs w:val="28"/>
        </w:rPr>
        <w:tab/>
      </w:r>
      <w:r>
        <w:rPr>
          <w:sz w:val="28"/>
          <w:szCs w:val="28"/>
        </w:rPr>
        <w:tab/>
      </w:r>
    </w:p>
    <w:p w14:paraId="57F394C3" w14:textId="1547E721" w:rsidR="001A2F39" w:rsidRPr="00BB3AD1" w:rsidRDefault="006A5DF5" w:rsidP="00BB3AD1">
      <w:pPr>
        <w:ind w:left="453"/>
        <w:jc w:val="center"/>
        <w:rPr>
          <w:sz w:val="28"/>
        </w:rPr>
      </w:pPr>
      <w:r w:rsidRPr="00BB3AD1">
        <w:rPr>
          <w:sz w:val="28"/>
        </w:rPr>
        <w:t>Table 4.</w:t>
      </w:r>
      <w:r w:rsidRPr="00BB3AD1">
        <w:rPr>
          <w:sz w:val="28"/>
        </w:rPr>
        <w:t>4</w:t>
      </w:r>
      <w:r w:rsidRPr="00BB3AD1">
        <w:rPr>
          <w:sz w:val="28"/>
        </w:rPr>
        <w:t xml:space="preserve"> </w:t>
      </w:r>
      <w:r w:rsidRPr="00BB3AD1">
        <w:rPr>
          <w:sz w:val="28"/>
        </w:rPr>
        <w:t>MBPP</w:t>
      </w:r>
      <w:r w:rsidRPr="00BB3AD1">
        <w:rPr>
          <w:sz w:val="28"/>
        </w:rPr>
        <w:t xml:space="preserve"> summary</w:t>
      </w:r>
    </w:p>
    <w:p w14:paraId="4159ACA3" w14:textId="77777777" w:rsidR="006A5DF5" w:rsidRPr="006A5DF5" w:rsidRDefault="006A5DF5" w:rsidP="006A5DF5">
      <w:pPr>
        <w:jc w:val="center"/>
        <w:rPr>
          <w:i/>
          <w:color w:val="44536A"/>
          <w:sz w:val="28"/>
        </w:rPr>
      </w:pPr>
    </w:p>
    <w:tbl>
      <w:tblPr>
        <w:tblStyle w:val="TableGridLight"/>
        <w:tblW w:w="0" w:type="auto"/>
        <w:tblLook w:val="04A0" w:firstRow="1" w:lastRow="0" w:firstColumn="1" w:lastColumn="0" w:noHBand="0" w:noVBand="1"/>
      </w:tblPr>
      <w:tblGrid>
        <w:gridCol w:w="2122"/>
        <w:gridCol w:w="7238"/>
      </w:tblGrid>
      <w:tr w:rsidR="00CE652D" w:rsidRPr="00CE652D" w14:paraId="6D8AA759" w14:textId="77777777" w:rsidTr="00CE652D">
        <w:tc>
          <w:tcPr>
            <w:tcW w:w="2122" w:type="dxa"/>
            <w:noWrap/>
            <w:hideMark/>
          </w:tcPr>
          <w:p w14:paraId="326DE370" w14:textId="77777777" w:rsidR="00CE652D" w:rsidRPr="00CE652D" w:rsidRDefault="00CE652D" w:rsidP="00CE652D">
            <w:pPr>
              <w:spacing w:line="360" w:lineRule="auto"/>
              <w:jc w:val="both"/>
              <w:rPr>
                <w:b/>
                <w:bCs/>
                <w:sz w:val="24"/>
                <w:szCs w:val="24"/>
                <w:lang w:val="en-IN"/>
              </w:rPr>
            </w:pPr>
            <w:r w:rsidRPr="00CE652D">
              <w:rPr>
                <w:b/>
                <w:bCs/>
                <w:sz w:val="24"/>
                <w:szCs w:val="24"/>
                <w:lang w:val="en-IN"/>
              </w:rPr>
              <w:t>Field</w:t>
            </w:r>
          </w:p>
        </w:tc>
        <w:tc>
          <w:tcPr>
            <w:tcW w:w="7238" w:type="dxa"/>
            <w:noWrap/>
            <w:hideMark/>
          </w:tcPr>
          <w:p w14:paraId="3CBB03B9" w14:textId="77777777" w:rsidR="00CE652D" w:rsidRPr="00CE652D" w:rsidRDefault="00CE652D" w:rsidP="00CE652D">
            <w:pPr>
              <w:spacing w:line="360" w:lineRule="auto"/>
              <w:jc w:val="both"/>
              <w:rPr>
                <w:b/>
                <w:bCs/>
                <w:sz w:val="24"/>
                <w:szCs w:val="24"/>
                <w:lang w:val="en-IN"/>
              </w:rPr>
            </w:pPr>
            <w:r w:rsidRPr="00CE652D">
              <w:rPr>
                <w:b/>
                <w:bCs/>
                <w:sz w:val="24"/>
                <w:szCs w:val="24"/>
                <w:lang w:val="en-IN"/>
              </w:rPr>
              <w:t>Description</w:t>
            </w:r>
          </w:p>
        </w:tc>
      </w:tr>
      <w:tr w:rsidR="00CE652D" w:rsidRPr="00CE652D" w14:paraId="0FEA665B" w14:textId="77777777" w:rsidTr="00CE652D">
        <w:tc>
          <w:tcPr>
            <w:tcW w:w="2122" w:type="dxa"/>
            <w:noWrap/>
            <w:hideMark/>
          </w:tcPr>
          <w:p w14:paraId="7B42E4AF" w14:textId="77777777" w:rsidR="00CE652D" w:rsidRPr="00CE652D" w:rsidRDefault="00CE652D" w:rsidP="00CE652D">
            <w:pPr>
              <w:spacing w:line="360" w:lineRule="auto"/>
              <w:rPr>
                <w:sz w:val="24"/>
                <w:szCs w:val="24"/>
                <w:lang w:val="en-IN"/>
              </w:rPr>
            </w:pPr>
            <w:r w:rsidRPr="00CE652D">
              <w:rPr>
                <w:sz w:val="24"/>
                <w:szCs w:val="24"/>
                <w:lang w:val="en-IN"/>
              </w:rPr>
              <w:t>source_file</w:t>
            </w:r>
          </w:p>
        </w:tc>
        <w:tc>
          <w:tcPr>
            <w:tcW w:w="7238" w:type="dxa"/>
            <w:noWrap/>
            <w:hideMark/>
          </w:tcPr>
          <w:p w14:paraId="504C0862" w14:textId="77777777" w:rsidR="00CE652D" w:rsidRPr="00CE652D" w:rsidRDefault="00CE652D" w:rsidP="00CE652D">
            <w:pPr>
              <w:spacing w:line="360" w:lineRule="auto"/>
              <w:jc w:val="both"/>
              <w:rPr>
                <w:sz w:val="24"/>
                <w:szCs w:val="24"/>
                <w:lang w:val="en-IN"/>
              </w:rPr>
            </w:pPr>
            <w:r w:rsidRPr="00CE652D">
              <w:rPr>
                <w:sz w:val="24"/>
                <w:szCs w:val="24"/>
                <w:lang w:val="en-IN"/>
              </w:rPr>
              <w:t>Notebook or file where the task originated.</w:t>
            </w:r>
          </w:p>
        </w:tc>
      </w:tr>
      <w:tr w:rsidR="00CE652D" w:rsidRPr="00CE652D" w14:paraId="32665CCD" w14:textId="77777777" w:rsidTr="00CE652D">
        <w:tc>
          <w:tcPr>
            <w:tcW w:w="2122" w:type="dxa"/>
            <w:noWrap/>
            <w:hideMark/>
          </w:tcPr>
          <w:p w14:paraId="2E6560DD" w14:textId="77777777" w:rsidR="00CE652D" w:rsidRPr="00CE652D" w:rsidRDefault="00CE652D" w:rsidP="00CE652D">
            <w:pPr>
              <w:spacing w:line="360" w:lineRule="auto"/>
              <w:rPr>
                <w:sz w:val="24"/>
                <w:szCs w:val="24"/>
                <w:lang w:val="en-IN"/>
              </w:rPr>
            </w:pPr>
            <w:r w:rsidRPr="00CE652D">
              <w:rPr>
                <w:sz w:val="24"/>
                <w:szCs w:val="24"/>
                <w:lang w:val="en-IN"/>
              </w:rPr>
              <w:t>task_id</w:t>
            </w:r>
          </w:p>
        </w:tc>
        <w:tc>
          <w:tcPr>
            <w:tcW w:w="7238" w:type="dxa"/>
            <w:noWrap/>
            <w:hideMark/>
          </w:tcPr>
          <w:p w14:paraId="0241D3C8" w14:textId="77777777" w:rsidR="00CE652D" w:rsidRPr="00CE652D" w:rsidRDefault="00CE652D" w:rsidP="00CE652D">
            <w:pPr>
              <w:spacing w:line="360" w:lineRule="auto"/>
              <w:jc w:val="both"/>
              <w:rPr>
                <w:sz w:val="24"/>
                <w:szCs w:val="24"/>
                <w:lang w:val="en-IN"/>
              </w:rPr>
            </w:pPr>
            <w:r w:rsidRPr="00CE652D">
              <w:rPr>
                <w:sz w:val="24"/>
                <w:szCs w:val="24"/>
                <w:lang w:val="en-IN"/>
              </w:rPr>
              <w:t>Unique ID for the task (e.g. 602, 603).</w:t>
            </w:r>
          </w:p>
        </w:tc>
      </w:tr>
      <w:tr w:rsidR="00CE652D" w:rsidRPr="00CE652D" w14:paraId="0D0C4DB9" w14:textId="77777777" w:rsidTr="00CE652D">
        <w:tc>
          <w:tcPr>
            <w:tcW w:w="2122" w:type="dxa"/>
            <w:noWrap/>
            <w:hideMark/>
          </w:tcPr>
          <w:p w14:paraId="1C02E058" w14:textId="77777777" w:rsidR="00CE652D" w:rsidRPr="00CE652D" w:rsidRDefault="00CE652D" w:rsidP="00CE652D">
            <w:pPr>
              <w:spacing w:line="360" w:lineRule="auto"/>
              <w:rPr>
                <w:sz w:val="24"/>
                <w:szCs w:val="24"/>
                <w:lang w:val="en-IN"/>
              </w:rPr>
            </w:pPr>
            <w:r w:rsidRPr="00CE652D">
              <w:rPr>
                <w:sz w:val="24"/>
                <w:szCs w:val="24"/>
                <w:lang w:val="en-IN"/>
              </w:rPr>
              <w:t>prompt</w:t>
            </w:r>
          </w:p>
        </w:tc>
        <w:tc>
          <w:tcPr>
            <w:tcW w:w="7238" w:type="dxa"/>
            <w:noWrap/>
            <w:hideMark/>
          </w:tcPr>
          <w:p w14:paraId="35655F78" w14:textId="77777777" w:rsidR="00CE652D" w:rsidRPr="00CE652D" w:rsidRDefault="00CE652D" w:rsidP="00CE652D">
            <w:pPr>
              <w:spacing w:line="360" w:lineRule="auto"/>
              <w:jc w:val="both"/>
              <w:rPr>
                <w:sz w:val="24"/>
                <w:szCs w:val="24"/>
                <w:lang w:val="en-IN"/>
              </w:rPr>
            </w:pPr>
            <w:r w:rsidRPr="00CE652D">
              <w:rPr>
                <w:sz w:val="24"/>
                <w:szCs w:val="24"/>
                <w:lang w:val="en-IN"/>
              </w:rPr>
              <w:t>Short natural language description of the function to implement; used as input for code generation.</w:t>
            </w:r>
          </w:p>
        </w:tc>
      </w:tr>
      <w:tr w:rsidR="00CE652D" w:rsidRPr="00CE652D" w14:paraId="7C5DE0C5" w14:textId="77777777" w:rsidTr="00CE652D">
        <w:tc>
          <w:tcPr>
            <w:tcW w:w="2122" w:type="dxa"/>
            <w:noWrap/>
            <w:hideMark/>
          </w:tcPr>
          <w:p w14:paraId="2C0E5E7E" w14:textId="77777777" w:rsidR="00CE652D" w:rsidRPr="00CE652D" w:rsidRDefault="00CE652D" w:rsidP="00CE652D">
            <w:pPr>
              <w:spacing w:line="360" w:lineRule="auto"/>
              <w:rPr>
                <w:sz w:val="24"/>
                <w:szCs w:val="24"/>
                <w:lang w:val="en-IN"/>
              </w:rPr>
            </w:pPr>
            <w:r w:rsidRPr="00CE652D">
              <w:rPr>
                <w:sz w:val="24"/>
                <w:szCs w:val="24"/>
                <w:lang w:val="en-IN"/>
              </w:rPr>
              <w:t>code</w:t>
            </w:r>
          </w:p>
        </w:tc>
        <w:tc>
          <w:tcPr>
            <w:tcW w:w="7238" w:type="dxa"/>
            <w:noWrap/>
            <w:hideMark/>
          </w:tcPr>
          <w:p w14:paraId="3E4BC8A9" w14:textId="77777777" w:rsidR="00CE652D" w:rsidRPr="00CE652D" w:rsidRDefault="00CE652D" w:rsidP="00CE652D">
            <w:pPr>
              <w:spacing w:line="360" w:lineRule="auto"/>
              <w:jc w:val="both"/>
              <w:rPr>
                <w:sz w:val="24"/>
                <w:szCs w:val="24"/>
                <w:lang w:val="en-IN"/>
              </w:rPr>
            </w:pPr>
            <w:r w:rsidRPr="00CE652D">
              <w:rPr>
                <w:sz w:val="24"/>
                <w:szCs w:val="24"/>
                <w:lang w:val="en-IN"/>
              </w:rPr>
              <w:t>Reference implementation of the function; used as the target during fine-tuning.</w:t>
            </w:r>
          </w:p>
        </w:tc>
      </w:tr>
      <w:tr w:rsidR="00CE652D" w:rsidRPr="00CE652D" w14:paraId="1EF58500" w14:textId="77777777" w:rsidTr="00CE652D">
        <w:tc>
          <w:tcPr>
            <w:tcW w:w="2122" w:type="dxa"/>
            <w:noWrap/>
            <w:hideMark/>
          </w:tcPr>
          <w:p w14:paraId="3884DC8E" w14:textId="77777777" w:rsidR="00CE652D" w:rsidRPr="00CE652D" w:rsidRDefault="00CE652D" w:rsidP="00CE652D">
            <w:pPr>
              <w:spacing w:line="360" w:lineRule="auto"/>
              <w:rPr>
                <w:sz w:val="24"/>
                <w:szCs w:val="24"/>
                <w:lang w:val="en-IN"/>
              </w:rPr>
            </w:pPr>
            <w:r w:rsidRPr="00CE652D">
              <w:rPr>
                <w:sz w:val="24"/>
                <w:szCs w:val="24"/>
                <w:lang w:val="en-IN"/>
              </w:rPr>
              <w:t>test_imports</w:t>
            </w:r>
          </w:p>
        </w:tc>
        <w:tc>
          <w:tcPr>
            <w:tcW w:w="7238" w:type="dxa"/>
            <w:noWrap/>
            <w:hideMark/>
          </w:tcPr>
          <w:p w14:paraId="5C0DF825" w14:textId="77777777" w:rsidR="00CE652D" w:rsidRPr="00CE652D" w:rsidRDefault="00CE652D" w:rsidP="00CE652D">
            <w:pPr>
              <w:spacing w:line="360" w:lineRule="auto"/>
              <w:jc w:val="both"/>
              <w:rPr>
                <w:sz w:val="24"/>
                <w:szCs w:val="24"/>
                <w:lang w:val="en-IN"/>
              </w:rPr>
            </w:pPr>
            <w:r w:rsidRPr="00CE652D">
              <w:rPr>
                <w:sz w:val="24"/>
                <w:szCs w:val="24"/>
                <w:lang w:val="en-IN"/>
              </w:rPr>
              <w:t>List of import statements required to run tests (often empty).</w:t>
            </w:r>
          </w:p>
        </w:tc>
      </w:tr>
      <w:tr w:rsidR="00CE652D" w:rsidRPr="00CE652D" w14:paraId="30E532E4" w14:textId="77777777" w:rsidTr="00CE652D">
        <w:tc>
          <w:tcPr>
            <w:tcW w:w="2122" w:type="dxa"/>
            <w:noWrap/>
            <w:hideMark/>
          </w:tcPr>
          <w:p w14:paraId="4BFC1782" w14:textId="77777777" w:rsidR="00CE652D" w:rsidRPr="00CE652D" w:rsidRDefault="00CE652D" w:rsidP="00CE652D">
            <w:pPr>
              <w:spacing w:line="360" w:lineRule="auto"/>
              <w:rPr>
                <w:sz w:val="24"/>
                <w:szCs w:val="24"/>
                <w:lang w:val="en-IN"/>
              </w:rPr>
            </w:pPr>
            <w:r w:rsidRPr="00CE652D">
              <w:rPr>
                <w:sz w:val="24"/>
                <w:szCs w:val="24"/>
                <w:lang w:val="en-IN"/>
              </w:rPr>
              <w:t>test_list</w:t>
            </w:r>
          </w:p>
        </w:tc>
        <w:tc>
          <w:tcPr>
            <w:tcW w:w="7238" w:type="dxa"/>
            <w:noWrap/>
            <w:hideMark/>
          </w:tcPr>
          <w:p w14:paraId="211EAD25" w14:textId="168E13B4" w:rsidR="00CE652D" w:rsidRPr="00CE652D" w:rsidRDefault="00CE652D" w:rsidP="00CE652D">
            <w:pPr>
              <w:spacing w:line="360" w:lineRule="auto"/>
              <w:jc w:val="both"/>
              <w:rPr>
                <w:sz w:val="24"/>
                <w:szCs w:val="24"/>
                <w:lang w:val="en-IN"/>
              </w:rPr>
            </w:pPr>
            <w:r w:rsidRPr="00CE652D">
              <w:rPr>
                <w:sz w:val="24"/>
                <w:szCs w:val="24"/>
                <w:lang w:val="en-IN"/>
              </w:rPr>
              <w:t>List of assert statements used for dynamic execution.</w:t>
            </w:r>
          </w:p>
        </w:tc>
      </w:tr>
    </w:tbl>
    <w:p w14:paraId="460ED121" w14:textId="77777777" w:rsidR="0041073B" w:rsidRDefault="00000000">
      <w:pPr>
        <w:spacing w:line="360" w:lineRule="auto"/>
        <w:jc w:val="both"/>
        <w:rPr>
          <w:b/>
          <w:bCs/>
          <w:sz w:val="28"/>
          <w:szCs w:val="28"/>
          <w:lang w:val="en-IN"/>
        </w:rPr>
      </w:pPr>
      <w:r>
        <w:rPr>
          <w:b/>
          <w:bCs/>
          <w:sz w:val="28"/>
          <w:szCs w:val="28"/>
          <w:lang w:val="en-IN"/>
        </w:rPr>
        <w:lastRenderedPageBreak/>
        <w:t>DS-1000</w:t>
      </w:r>
    </w:p>
    <w:p w14:paraId="4179B6F4" w14:textId="21AFB694" w:rsidR="0041073B" w:rsidRDefault="00000000" w:rsidP="001A2F39">
      <w:pPr>
        <w:spacing w:line="360" w:lineRule="auto"/>
        <w:ind w:firstLine="720"/>
        <w:jc w:val="both"/>
        <w:rPr>
          <w:sz w:val="28"/>
          <w:szCs w:val="28"/>
        </w:rPr>
      </w:pPr>
      <w:r w:rsidRPr="001A2F39">
        <w:rPr>
          <w:sz w:val="28"/>
          <w:szCs w:val="28"/>
        </w:rPr>
        <w:t>DS-1000 is used to evaluate code generation in data science contexts, where correct usage of libraries and APIs is essential. It highlights the model’s ability to generate code that is consistent with real</w:t>
      </w:r>
      <w:r w:rsidR="00BB3AD1">
        <w:rPr>
          <w:sz w:val="28"/>
          <w:szCs w:val="28"/>
        </w:rPr>
        <w:t xml:space="preserve"> </w:t>
      </w:r>
      <w:r w:rsidRPr="001A2F39">
        <w:rPr>
          <w:sz w:val="28"/>
          <w:szCs w:val="28"/>
        </w:rPr>
        <w:t>world library</w:t>
      </w:r>
      <w:r w:rsidR="00BB3AD1">
        <w:rPr>
          <w:sz w:val="28"/>
          <w:szCs w:val="28"/>
        </w:rPr>
        <w:t xml:space="preserve"> </w:t>
      </w:r>
      <w:r w:rsidRPr="001A2F39">
        <w:rPr>
          <w:sz w:val="28"/>
          <w:szCs w:val="28"/>
        </w:rPr>
        <w:t>based workflows.</w:t>
      </w:r>
    </w:p>
    <w:p w14:paraId="06CE24CE" w14:textId="77777777" w:rsidR="006A5DF5" w:rsidRDefault="006A5DF5" w:rsidP="006A5DF5">
      <w:pPr>
        <w:jc w:val="center"/>
        <w:rPr>
          <w:sz w:val="28"/>
          <w:szCs w:val="28"/>
        </w:rPr>
      </w:pPr>
      <w:r>
        <w:rPr>
          <w:sz w:val="28"/>
          <w:szCs w:val="28"/>
        </w:rPr>
        <w:tab/>
      </w:r>
    </w:p>
    <w:p w14:paraId="1990D35A" w14:textId="353B3D6D" w:rsidR="006A5DF5" w:rsidRDefault="006A5DF5" w:rsidP="006A5DF5">
      <w:pPr>
        <w:jc w:val="center"/>
        <w:rPr>
          <w:iCs/>
          <w:sz w:val="28"/>
        </w:rPr>
      </w:pPr>
      <w:r w:rsidRPr="006A5DF5">
        <w:rPr>
          <w:iCs/>
          <w:sz w:val="28"/>
        </w:rPr>
        <w:t>Table 4.</w:t>
      </w:r>
      <w:r>
        <w:rPr>
          <w:iCs/>
          <w:sz w:val="28"/>
        </w:rPr>
        <w:t>5</w:t>
      </w:r>
      <w:r w:rsidRPr="006A5DF5">
        <w:rPr>
          <w:iCs/>
          <w:sz w:val="28"/>
        </w:rPr>
        <w:t xml:space="preserve"> </w:t>
      </w:r>
      <w:r w:rsidRPr="006A5DF5">
        <w:rPr>
          <w:iCs/>
          <w:sz w:val="28"/>
        </w:rPr>
        <w:t>DS1000</w:t>
      </w:r>
      <w:r w:rsidRPr="006A5DF5">
        <w:rPr>
          <w:iCs/>
          <w:sz w:val="28"/>
        </w:rPr>
        <w:t xml:space="preserve"> summary</w:t>
      </w:r>
    </w:p>
    <w:p w14:paraId="2E5E5020" w14:textId="77777777" w:rsidR="00CE652D" w:rsidRDefault="00CE652D" w:rsidP="006A5DF5">
      <w:pPr>
        <w:jc w:val="center"/>
        <w:rPr>
          <w:iCs/>
          <w:sz w:val="28"/>
        </w:rPr>
      </w:pPr>
    </w:p>
    <w:tbl>
      <w:tblPr>
        <w:tblStyle w:val="TableGridLight"/>
        <w:tblW w:w="0" w:type="auto"/>
        <w:tblLook w:val="04A0" w:firstRow="1" w:lastRow="0" w:firstColumn="1" w:lastColumn="0" w:noHBand="0" w:noVBand="1"/>
      </w:tblPr>
      <w:tblGrid>
        <w:gridCol w:w="2017"/>
        <w:gridCol w:w="7343"/>
      </w:tblGrid>
      <w:tr w:rsidR="00CE652D" w:rsidRPr="00CE652D" w14:paraId="535557E1" w14:textId="77777777" w:rsidTr="00CE652D">
        <w:tc>
          <w:tcPr>
            <w:tcW w:w="0" w:type="auto"/>
            <w:noWrap/>
            <w:hideMark/>
          </w:tcPr>
          <w:p w14:paraId="291ED1C9" w14:textId="77777777" w:rsidR="00CE652D" w:rsidRPr="00CE652D" w:rsidRDefault="00CE652D" w:rsidP="00CE652D">
            <w:pPr>
              <w:rPr>
                <w:b/>
                <w:bCs/>
                <w:iCs/>
                <w:sz w:val="24"/>
                <w:szCs w:val="20"/>
                <w:lang w:val="en-IN"/>
              </w:rPr>
            </w:pPr>
            <w:r w:rsidRPr="00CE652D">
              <w:rPr>
                <w:b/>
                <w:bCs/>
                <w:iCs/>
                <w:sz w:val="24"/>
                <w:szCs w:val="20"/>
                <w:lang w:val="en-IN"/>
              </w:rPr>
              <w:t>Field</w:t>
            </w:r>
          </w:p>
        </w:tc>
        <w:tc>
          <w:tcPr>
            <w:tcW w:w="0" w:type="auto"/>
            <w:noWrap/>
            <w:hideMark/>
          </w:tcPr>
          <w:p w14:paraId="1E62E76F" w14:textId="77777777" w:rsidR="00CE652D" w:rsidRPr="00CE652D" w:rsidRDefault="00CE652D" w:rsidP="00CE652D">
            <w:pPr>
              <w:rPr>
                <w:b/>
                <w:bCs/>
                <w:iCs/>
                <w:sz w:val="24"/>
                <w:szCs w:val="20"/>
                <w:lang w:val="en-IN"/>
              </w:rPr>
            </w:pPr>
            <w:r w:rsidRPr="00CE652D">
              <w:rPr>
                <w:b/>
                <w:bCs/>
                <w:iCs/>
                <w:sz w:val="24"/>
                <w:szCs w:val="20"/>
                <w:lang w:val="en-IN"/>
              </w:rPr>
              <w:t>Description</w:t>
            </w:r>
          </w:p>
        </w:tc>
      </w:tr>
      <w:tr w:rsidR="00CE652D" w:rsidRPr="00CE652D" w14:paraId="0E3F260F" w14:textId="77777777" w:rsidTr="00CE652D">
        <w:tc>
          <w:tcPr>
            <w:tcW w:w="0" w:type="auto"/>
            <w:noWrap/>
            <w:hideMark/>
          </w:tcPr>
          <w:p w14:paraId="0C192251" w14:textId="77777777" w:rsidR="00CE652D" w:rsidRPr="00CE652D" w:rsidRDefault="00CE652D" w:rsidP="00CE652D">
            <w:pPr>
              <w:rPr>
                <w:iCs/>
                <w:sz w:val="24"/>
                <w:szCs w:val="20"/>
                <w:lang w:val="en-IN"/>
              </w:rPr>
            </w:pPr>
            <w:r w:rsidRPr="00CE652D">
              <w:rPr>
                <w:iCs/>
                <w:sz w:val="24"/>
                <w:szCs w:val="20"/>
                <w:lang w:val="en-IN"/>
              </w:rPr>
              <w:t>task_id</w:t>
            </w:r>
          </w:p>
        </w:tc>
        <w:tc>
          <w:tcPr>
            <w:tcW w:w="0" w:type="auto"/>
            <w:noWrap/>
            <w:hideMark/>
          </w:tcPr>
          <w:p w14:paraId="3B462D28" w14:textId="77777777" w:rsidR="00CE652D" w:rsidRPr="00CE652D" w:rsidRDefault="00CE652D" w:rsidP="00CE652D">
            <w:pPr>
              <w:rPr>
                <w:iCs/>
                <w:sz w:val="24"/>
                <w:szCs w:val="20"/>
                <w:lang w:val="en-IN"/>
              </w:rPr>
            </w:pPr>
            <w:r w:rsidRPr="00CE652D">
              <w:rPr>
                <w:iCs/>
                <w:sz w:val="24"/>
                <w:szCs w:val="20"/>
                <w:lang w:val="en-IN"/>
              </w:rPr>
              <w:t>Unique ID (e.g. DS0000, DS0132).</w:t>
            </w:r>
          </w:p>
        </w:tc>
      </w:tr>
      <w:tr w:rsidR="00CE652D" w:rsidRPr="00CE652D" w14:paraId="2F451BD7" w14:textId="77777777" w:rsidTr="00CE652D">
        <w:tc>
          <w:tcPr>
            <w:tcW w:w="0" w:type="auto"/>
            <w:noWrap/>
            <w:hideMark/>
          </w:tcPr>
          <w:p w14:paraId="27A3CEB7" w14:textId="77777777" w:rsidR="00CE652D" w:rsidRPr="00CE652D" w:rsidRDefault="00CE652D" w:rsidP="00CE652D">
            <w:pPr>
              <w:rPr>
                <w:iCs/>
                <w:sz w:val="24"/>
                <w:szCs w:val="20"/>
                <w:lang w:val="en-IN"/>
              </w:rPr>
            </w:pPr>
            <w:r w:rsidRPr="00CE652D">
              <w:rPr>
                <w:iCs/>
                <w:sz w:val="24"/>
                <w:szCs w:val="20"/>
                <w:lang w:val="en-IN"/>
              </w:rPr>
              <w:t>prompt</w:t>
            </w:r>
          </w:p>
        </w:tc>
        <w:tc>
          <w:tcPr>
            <w:tcW w:w="0" w:type="auto"/>
            <w:noWrap/>
            <w:hideMark/>
          </w:tcPr>
          <w:p w14:paraId="523DFDF9" w14:textId="77777777" w:rsidR="00CE652D" w:rsidRPr="00CE652D" w:rsidRDefault="00CE652D" w:rsidP="00CE652D">
            <w:pPr>
              <w:rPr>
                <w:iCs/>
                <w:sz w:val="24"/>
                <w:szCs w:val="20"/>
                <w:lang w:val="en-IN"/>
              </w:rPr>
            </w:pPr>
            <w:r w:rsidRPr="00CE652D">
              <w:rPr>
                <w:iCs/>
                <w:sz w:val="24"/>
                <w:szCs w:val="20"/>
                <w:lang w:val="en-IN"/>
              </w:rPr>
              <w:t>Problem text with context and an instruction such as result = ... / “put solution in this variable.”</w:t>
            </w:r>
          </w:p>
        </w:tc>
      </w:tr>
      <w:tr w:rsidR="00CE652D" w:rsidRPr="00CE652D" w14:paraId="2939B334" w14:textId="77777777" w:rsidTr="00CE652D">
        <w:tc>
          <w:tcPr>
            <w:tcW w:w="0" w:type="auto"/>
            <w:noWrap/>
            <w:hideMark/>
          </w:tcPr>
          <w:p w14:paraId="0949CD8B" w14:textId="77777777" w:rsidR="00CE652D" w:rsidRPr="00CE652D" w:rsidRDefault="00CE652D" w:rsidP="00CE652D">
            <w:pPr>
              <w:rPr>
                <w:iCs/>
                <w:sz w:val="24"/>
                <w:szCs w:val="20"/>
                <w:lang w:val="en-IN"/>
              </w:rPr>
            </w:pPr>
            <w:r w:rsidRPr="00CE652D">
              <w:rPr>
                <w:iCs/>
                <w:sz w:val="24"/>
                <w:szCs w:val="20"/>
                <w:lang w:val="en-IN"/>
              </w:rPr>
              <w:t>reference_code</w:t>
            </w:r>
          </w:p>
        </w:tc>
        <w:tc>
          <w:tcPr>
            <w:tcW w:w="0" w:type="auto"/>
            <w:noWrap/>
            <w:hideMark/>
          </w:tcPr>
          <w:p w14:paraId="6F5EF714" w14:textId="77777777" w:rsidR="00CE652D" w:rsidRPr="00CE652D" w:rsidRDefault="00CE652D" w:rsidP="00CE652D">
            <w:pPr>
              <w:rPr>
                <w:iCs/>
                <w:sz w:val="24"/>
                <w:szCs w:val="20"/>
                <w:lang w:val="en-IN"/>
              </w:rPr>
            </w:pPr>
            <w:r w:rsidRPr="00CE652D">
              <w:rPr>
                <w:iCs/>
                <w:sz w:val="24"/>
                <w:szCs w:val="20"/>
                <w:lang w:val="en-IN"/>
              </w:rPr>
              <w:t>Reference implementation; target for evaluation and fine-tuning.</w:t>
            </w:r>
          </w:p>
        </w:tc>
      </w:tr>
      <w:tr w:rsidR="00CE652D" w:rsidRPr="00CE652D" w14:paraId="2B86100F" w14:textId="77777777" w:rsidTr="00CE652D">
        <w:tc>
          <w:tcPr>
            <w:tcW w:w="0" w:type="auto"/>
            <w:noWrap/>
            <w:hideMark/>
          </w:tcPr>
          <w:p w14:paraId="259C8BF6" w14:textId="77777777" w:rsidR="00CE652D" w:rsidRPr="00CE652D" w:rsidRDefault="00CE652D" w:rsidP="00CE652D">
            <w:pPr>
              <w:rPr>
                <w:iCs/>
                <w:sz w:val="24"/>
                <w:szCs w:val="20"/>
                <w:lang w:val="en-IN"/>
              </w:rPr>
            </w:pPr>
            <w:r w:rsidRPr="00CE652D">
              <w:rPr>
                <w:iCs/>
                <w:sz w:val="24"/>
                <w:szCs w:val="20"/>
                <w:lang w:val="en-IN"/>
              </w:rPr>
              <w:t>metadata</w:t>
            </w:r>
          </w:p>
        </w:tc>
        <w:tc>
          <w:tcPr>
            <w:tcW w:w="0" w:type="auto"/>
            <w:noWrap/>
            <w:hideMark/>
          </w:tcPr>
          <w:p w14:paraId="01B22D72" w14:textId="77777777" w:rsidR="00CE652D" w:rsidRPr="00CE652D" w:rsidRDefault="00CE652D" w:rsidP="00CE652D">
            <w:pPr>
              <w:rPr>
                <w:iCs/>
                <w:sz w:val="24"/>
                <w:szCs w:val="20"/>
                <w:lang w:val="en-IN"/>
              </w:rPr>
            </w:pPr>
            <w:r w:rsidRPr="00CE652D">
              <w:rPr>
                <w:iCs/>
                <w:sz w:val="24"/>
                <w:szCs w:val="20"/>
                <w:lang w:val="en-IN"/>
              </w:rPr>
              <w:t>Library and category (NumPy, Pandas, Matplotlib, SciPy, Sklearn, TensorFlow, PyTorch, etc.).</w:t>
            </w:r>
          </w:p>
        </w:tc>
      </w:tr>
      <w:tr w:rsidR="00CE652D" w:rsidRPr="00CE652D" w14:paraId="0BB1ED18" w14:textId="77777777" w:rsidTr="00CE652D">
        <w:tc>
          <w:tcPr>
            <w:tcW w:w="0" w:type="auto"/>
            <w:noWrap/>
            <w:hideMark/>
          </w:tcPr>
          <w:p w14:paraId="5122D848" w14:textId="77777777" w:rsidR="00CE652D" w:rsidRPr="00CE652D" w:rsidRDefault="00CE652D" w:rsidP="00CE652D">
            <w:pPr>
              <w:rPr>
                <w:iCs/>
                <w:sz w:val="24"/>
                <w:szCs w:val="20"/>
                <w:lang w:val="en-IN"/>
              </w:rPr>
            </w:pPr>
            <w:r w:rsidRPr="00CE652D">
              <w:rPr>
                <w:iCs/>
                <w:sz w:val="24"/>
                <w:szCs w:val="20"/>
                <w:lang w:val="en-IN"/>
              </w:rPr>
              <w:t>code_context</w:t>
            </w:r>
          </w:p>
        </w:tc>
        <w:tc>
          <w:tcPr>
            <w:tcW w:w="0" w:type="auto"/>
            <w:noWrap/>
            <w:hideMark/>
          </w:tcPr>
          <w:p w14:paraId="40D021EA" w14:textId="77777777" w:rsidR="00CE652D" w:rsidRPr="00CE652D" w:rsidRDefault="00CE652D" w:rsidP="00CE652D">
            <w:pPr>
              <w:rPr>
                <w:iCs/>
                <w:sz w:val="24"/>
                <w:szCs w:val="20"/>
                <w:lang w:val="en-IN"/>
              </w:rPr>
            </w:pPr>
            <w:r w:rsidRPr="00CE652D">
              <w:rPr>
                <w:iCs/>
                <w:sz w:val="24"/>
                <w:szCs w:val="20"/>
                <w:lang w:val="en-IN"/>
              </w:rPr>
              <w:t>Execution context with test_execution and test_string helpers and input generation.</w:t>
            </w:r>
          </w:p>
        </w:tc>
      </w:tr>
      <w:tr w:rsidR="00CE652D" w:rsidRPr="00CE652D" w14:paraId="38813908" w14:textId="77777777" w:rsidTr="00CE652D">
        <w:tc>
          <w:tcPr>
            <w:tcW w:w="0" w:type="auto"/>
            <w:noWrap/>
            <w:hideMark/>
          </w:tcPr>
          <w:p w14:paraId="43E17873" w14:textId="77777777" w:rsidR="00CE652D" w:rsidRPr="00CE652D" w:rsidRDefault="00CE652D" w:rsidP="00CE652D">
            <w:pPr>
              <w:rPr>
                <w:iCs/>
                <w:sz w:val="24"/>
                <w:szCs w:val="20"/>
                <w:lang w:val="en-IN"/>
              </w:rPr>
            </w:pPr>
            <w:r w:rsidRPr="00CE652D">
              <w:rPr>
                <w:iCs/>
                <w:sz w:val="24"/>
                <w:szCs w:val="20"/>
                <w:lang w:val="en-IN"/>
              </w:rPr>
              <w:t>generated_code_snippet</w:t>
            </w:r>
          </w:p>
        </w:tc>
        <w:tc>
          <w:tcPr>
            <w:tcW w:w="0" w:type="auto"/>
            <w:noWrap/>
            <w:hideMark/>
          </w:tcPr>
          <w:p w14:paraId="3BD6BF9A" w14:textId="77777777" w:rsidR="00CE652D" w:rsidRPr="00CE652D" w:rsidRDefault="00CE652D" w:rsidP="00CE652D">
            <w:pPr>
              <w:rPr>
                <w:iCs/>
                <w:sz w:val="24"/>
                <w:szCs w:val="20"/>
                <w:lang w:val="en-IN"/>
              </w:rPr>
            </w:pPr>
            <w:r w:rsidRPr="00CE652D">
              <w:rPr>
                <w:iCs/>
                <w:sz w:val="24"/>
                <w:szCs w:val="20"/>
                <w:lang w:val="en-IN"/>
              </w:rPr>
              <w:t>Truncated or partial generated solution (when present).</w:t>
            </w:r>
          </w:p>
        </w:tc>
      </w:tr>
      <w:tr w:rsidR="00CE652D" w:rsidRPr="00CE652D" w14:paraId="63FC873F" w14:textId="77777777" w:rsidTr="00CE652D">
        <w:tc>
          <w:tcPr>
            <w:tcW w:w="0" w:type="auto"/>
            <w:noWrap/>
            <w:hideMark/>
          </w:tcPr>
          <w:p w14:paraId="5075C9B0" w14:textId="77777777" w:rsidR="00CE652D" w:rsidRPr="00CE652D" w:rsidRDefault="00CE652D" w:rsidP="00CE652D">
            <w:pPr>
              <w:rPr>
                <w:iCs/>
                <w:sz w:val="24"/>
                <w:szCs w:val="20"/>
                <w:lang w:val="en-IN"/>
              </w:rPr>
            </w:pPr>
            <w:r w:rsidRPr="00CE652D">
              <w:rPr>
                <w:iCs/>
                <w:sz w:val="24"/>
                <w:szCs w:val="20"/>
                <w:lang w:val="en-IN"/>
              </w:rPr>
              <w:t>full_code</w:t>
            </w:r>
          </w:p>
        </w:tc>
        <w:tc>
          <w:tcPr>
            <w:tcW w:w="0" w:type="auto"/>
            <w:noWrap/>
            <w:hideMark/>
          </w:tcPr>
          <w:p w14:paraId="51C74059" w14:textId="77777777" w:rsidR="00CE652D" w:rsidRPr="00CE652D" w:rsidRDefault="00CE652D" w:rsidP="00CE652D">
            <w:pPr>
              <w:rPr>
                <w:iCs/>
                <w:sz w:val="24"/>
                <w:szCs w:val="20"/>
                <w:lang w:val="en-IN"/>
              </w:rPr>
            </w:pPr>
            <w:r w:rsidRPr="00CE652D">
              <w:rPr>
                <w:iCs/>
                <w:sz w:val="24"/>
                <w:szCs w:val="20"/>
                <w:lang w:val="en-IN"/>
              </w:rPr>
              <w:t>Full generated solution; main output column for evaluation.</w:t>
            </w:r>
          </w:p>
        </w:tc>
      </w:tr>
    </w:tbl>
    <w:p w14:paraId="2D2BD89B" w14:textId="77777777" w:rsidR="0041073B" w:rsidRDefault="0041073B">
      <w:pPr>
        <w:spacing w:line="360" w:lineRule="auto"/>
        <w:jc w:val="both"/>
        <w:rPr>
          <w:color w:val="44536A"/>
          <w:sz w:val="28"/>
          <w:szCs w:val="28"/>
        </w:rPr>
      </w:pPr>
    </w:p>
    <w:p w14:paraId="06218BDA" w14:textId="77777777" w:rsidR="0041073B" w:rsidRDefault="0041073B"/>
    <w:p w14:paraId="4FFEDFFE" w14:textId="77777777" w:rsidR="0041073B" w:rsidRDefault="00000000">
      <w:pPr>
        <w:pStyle w:val="ListParagraph"/>
        <w:numPr>
          <w:ilvl w:val="1"/>
          <w:numId w:val="18"/>
        </w:numPr>
        <w:tabs>
          <w:tab w:val="left" w:pos="722"/>
        </w:tabs>
        <w:spacing w:after="240"/>
        <w:ind w:left="724" w:hanging="497"/>
        <w:rPr>
          <w:b/>
          <w:spacing w:val="-8"/>
          <w:sz w:val="28"/>
        </w:rPr>
      </w:pPr>
      <w:r>
        <w:rPr>
          <w:b/>
          <w:spacing w:val="-8"/>
          <w:sz w:val="28"/>
        </w:rPr>
        <w:t>MODELS USED</w:t>
      </w:r>
    </w:p>
    <w:p w14:paraId="7FE3FD25" w14:textId="77777777" w:rsidR="0041073B" w:rsidRDefault="0041073B"/>
    <w:p w14:paraId="2E57A63F" w14:textId="604B7B0C" w:rsidR="0041073B" w:rsidRPr="00BB3AD1" w:rsidRDefault="00000000" w:rsidP="00BB3AD1">
      <w:pPr>
        <w:spacing w:line="360" w:lineRule="auto"/>
        <w:ind w:left="227" w:firstLine="720"/>
        <w:jc w:val="both"/>
        <w:rPr>
          <w:sz w:val="28"/>
          <w:szCs w:val="28"/>
        </w:rPr>
      </w:pPr>
      <w:r>
        <w:rPr>
          <w:sz w:val="28"/>
          <w:szCs w:val="28"/>
        </w:rPr>
        <w:t>Qwen2.5-Coder[</w:t>
      </w:r>
      <w:r w:rsidR="00BB3AD1">
        <w:rPr>
          <w:sz w:val="28"/>
          <w:szCs w:val="28"/>
        </w:rPr>
        <w:t>16</w:t>
      </w:r>
      <w:r>
        <w:rPr>
          <w:sz w:val="28"/>
          <w:szCs w:val="28"/>
        </w:rPr>
        <w:t>] is the latest series of Code-Specific Qwen large language models (formerly known as CodeQwen).</w:t>
      </w:r>
      <w:r>
        <w:rPr>
          <w:color w:val="B3BCC9"/>
          <w:sz w:val="28"/>
          <w:szCs w:val="28"/>
          <w:lang w:eastAsia="en-IN"/>
        </w:rPr>
        <w:t xml:space="preserve"> </w:t>
      </w:r>
      <w:r>
        <w:rPr>
          <w:sz w:val="28"/>
          <w:szCs w:val="28"/>
        </w:rPr>
        <w:t>Significantly improvements in code generation, code reasoning and code fixing. Base on the strong Qwen2.5, we scale up the training tokens into 5.5 trillion including source code, text-code grounding, Synthetic data, etc. Qwen2.5-Coder-32B has become the current state-of-the-art open-source codeLLM, with its coding abilities matching those of</w:t>
      </w:r>
      <w:r w:rsidR="00BB3AD1">
        <w:rPr>
          <w:sz w:val="28"/>
          <w:szCs w:val="28"/>
        </w:rPr>
        <w:t xml:space="preserve"> GPT</w:t>
      </w:r>
      <w:r w:rsidR="00604D25">
        <w:rPr>
          <w:sz w:val="28"/>
          <w:szCs w:val="28"/>
        </w:rPr>
        <w:t>-</w:t>
      </w:r>
      <w:r w:rsidR="00BB3AD1">
        <w:rPr>
          <w:sz w:val="28"/>
          <w:szCs w:val="28"/>
        </w:rPr>
        <w:t>4</w:t>
      </w:r>
      <w:r w:rsidR="00604D25">
        <w:rPr>
          <w:sz w:val="28"/>
          <w:szCs w:val="28"/>
        </w:rPr>
        <w:t>0.</w:t>
      </w:r>
    </w:p>
    <w:p w14:paraId="7391908E" w14:textId="3474F458" w:rsidR="0041073B" w:rsidRPr="00BB3AD1" w:rsidRDefault="00000000" w:rsidP="00BB3AD1">
      <w:pPr>
        <w:ind w:left="453"/>
        <w:jc w:val="center"/>
        <w:rPr>
          <w:sz w:val="28"/>
        </w:rPr>
      </w:pPr>
      <w:r w:rsidRPr="00BB3AD1">
        <w:rPr>
          <w:sz w:val="28"/>
        </w:rPr>
        <w:t>Table 4.</w:t>
      </w:r>
      <w:r w:rsidR="00CE652D" w:rsidRPr="00BB3AD1">
        <w:rPr>
          <w:sz w:val="28"/>
        </w:rPr>
        <w:t>6</w:t>
      </w:r>
      <w:r w:rsidRPr="00BB3AD1">
        <w:rPr>
          <w:sz w:val="28"/>
        </w:rPr>
        <w:t xml:space="preserve"> : Qwen-coder configuration</w:t>
      </w:r>
    </w:p>
    <w:p w14:paraId="32639757" w14:textId="77777777" w:rsidR="0041073B" w:rsidRDefault="0041073B"/>
    <w:tbl>
      <w:tblPr>
        <w:tblStyle w:val="TableGridLight"/>
        <w:tblW w:w="6232" w:type="dxa"/>
        <w:jc w:val="center"/>
        <w:tblLook w:val="04A0" w:firstRow="1" w:lastRow="0" w:firstColumn="1" w:lastColumn="0" w:noHBand="0" w:noVBand="1"/>
      </w:tblPr>
      <w:tblGrid>
        <w:gridCol w:w="1980"/>
        <w:gridCol w:w="4252"/>
      </w:tblGrid>
      <w:tr w:rsidR="0041073B" w14:paraId="0EAF8B39" w14:textId="77777777">
        <w:trPr>
          <w:jc w:val="center"/>
        </w:trPr>
        <w:tc>
          <w:tcPr>
            <w:tcW w:w="1980" w:type="dxa"/>
          </w:tcPr>
          <w:p w14:paraId="31B1B2E8" w14:textId="77777777" w:rsidR="0041073B" w:rsidRPr="006A5DF5" w:rsidRDefault="00000000">
            <w:pPr>
              <w:jc w:val="center"/>
              <w:rPr>
                <w:b/>
                <w:bCs/>
                <w:sz w:val="24"/>
                <w:szCs w:val="24"/>
                <w:lang w:val="en-IN"/>
              </w:rPr>
            </w:pPr>
            <w:r w:rsidRPr="006A5DF5">
              <w:rPr>
                <w:b/>
                <w:bCs/>
                <w:sz w:val="24"/>
                <w:szCs w:val="24"/>
                <w:lang w:val="en-IN"/>
              </w:rPr>
              <w:t>Attribute</w:t>
            </w:r>
          </w:p>
        </w:tc>
        <w:tc>
          <w:tcPr>
            <w:tcW w:w="4252" w:type="dxa"/>
          </w:tcPr>
          <w:p w14:paraId="09294101" w14:textId="77777777" w:rsidR="0041073B" w:rsidRPr="006A5DF5" w:rsidRDefault="00000000">
            <w:pPr>
              <w:rPr>
                <w:b/>
                <w:bCs/>
                <w:sz w:val="24"/>
                <w:szCs w:val="24"/>
                <w:lang w:val="en-IN"/>
              </w:rPr>
            </w:pPr>
            <w:r w:rsidRPr="006A5DF5">
              <w:rPr>
                <w:b/>
                <w:bCs/>
                <w:sz w:val="24"/>
                <w:szCs w:val="24"/>
                <w:lang w:val="en-IN"/>
              </w:rPr>
              <w:t>Specification</w:t>
            </w:r>
          </w:p>
        </w:tc>
      </w:tr>
      <w:tr w:rsidR="0041073B" w14:paraId="3CBCBD07" w14:textId="77777777">
        <w:trPr>
          <w:jc w:val="center"/>
        </w:trPr>
        <w:tc>
          <w:tcPr>
            <w:tcW w:w="1980" w:type="dxa"/>
          </w:tcPr>
          <w:p w14:paraId="7F7CC499" w14:textId="77777777" w:rsidR="0041073B" w:rsidRPr="006A5DF5" w:rsidRDefault="00000000">
            <w:pPr>
              <w:rPr>
                <w:sz w:val="24"/>
                <w:szCs w:val="24"/>
                <w:lang w:val="en-IN"/>
              </w:rPr>
            </w:pPr>
            <w:r w:rsidRPr="006A5DF5">
              <w:rPr>
                <w:sz w:val="24"/>
                <w:szCs w:val="24"/>
                <w:lang w:val="en-IN"/>
              </w:rPr>
              <w:t>Model Name</w:t>
            </w:r>
          </w:p>
        </w:tc>
        <w:tc>
          <w:tcPr>
            <w:tcW w:w="4252" w:type="dxa"/>
          </w:tcPr>
          <w:p w14:paraId="708F18F1" w14:textId="77777777" w:rsidR="0041073B" w:rsidRPr="006A5DF5" w:rsidRDefault="00000000">
            <w:pPr>
              <w:rPr>
                <w:sz w:val="24"/>
                <w:szCs w:val="24"/>
                <w:lang w:val="en-IN"/>
              </w:rPr>
            </w:pPr>
            <w:r w:rsidRPr="006A5DF5">
              <w:rPr>
                <w:sz w:val="24"/>
                <w:szCs w:val="24"/>
                <w:lang w:val="en-IN"/>
              </w:rPr>
              <w:t>Qwen2.5-Coder-3B-Instruct</w:t>
            </w:r>
          </w:p>
        </w:tc>
      </w:tr>
      <w:tr w:rsidR="0041073B" w14:paraId="74D63758" w14:textId="77777777">
        <w:trPr>
          <w:jc w:val="center"/>
        </w:trPr>
        <w:tc>
          <w:tcPr>
            <w:tcW w:w="1980" w:type="dxa"/>
          </w:tcPr>
          <w:p w14:paraId="2FAC898A" w14:textId="77777777" w:rsidR="0041073B" w:rsidRPr="006A5DF5" w:rsidRDefault="00000000">
            <w:pPr>
              <w:rPr>
                <w:sz w:val="24"/>
                <w:szCs w:val="24"/>
                <w:lang w:val="en-IN"/>
              </w:rPr>
            </w:pPr>
            <w:r w:rsidRPr="006A5DF5">
              <w:rPr>
                <w:sz w:val="24"/>
                <w:szCs w:val="24"/>
                <w:lang w:val="en-IN"/>
              </w:rPr>
              <w:t>Parameters</w:t>
            </w:r>
          </w:p>
        </w:tc>
        <w:tc>
          <w:tcPr>
            <w:tcW w:w="4252" w:type="dxa"/>
          </w:tcPr>
          <w:p w14:paraId="09253E5D" w14:textId="77777777" w:rsidR="0041073B" w:rsidRPr="006A5DF5" w:rsidRDefault="00000000">
            <w:pPr>
              <w:rPr>
                <w:sz w:val="24"/>
                <w:szCs w:val="24"/>
                <w:lang w:val="en-IN"/>
              </w:rPr>
            </w:pPr>
            <w:r w:rsidRPr="006A5DF5">
              <w:rPr>
                <w:sz w:val="24"/>
                <w:szCs w:val="24"/>
                <w:lang w:val="en-IN"/>
              </w:rPr>
              <w:t>~3 billion</w:t>
            </w:r>
          </w:p>
        </w:tc>
      </w:tr>
      <w:tr w:rsidR="0041073B" w14:paraId="00E207C6" w14:textId="77777777">
        <w:trPr>
          <w:jc w:val="center"/>
        </w:trPr>
        <w:tc>
          <w:tcPr>
            <w:tcW w:w="1980" w:type="dxa"/>
          </w:tcPr>
          <w:p w14:paraId="591628B2" w14:textId="77777777" w:rsidR="0041073B" w:rsidRPr="006A5DF5" w:rsidRDefault="00000000">
            <w:pPr>
              <w:rPr>
                <w:sz w:val="24"/>
                <w:szCs w:val="24"/>
                <w:lang w:val="en-IN"/>
              </w:rPr>
            </w:pPr>
            <w:r w:rsidRPr="006A5DF5">
              <w:rPr>
                <w:sz w:val="24"/>
                <w:szCs w:val="24"/>
                <w:lang w:val="en-IN"/>
              </w:rPr>
              <w:t>Architecture</w:t>
            </w:r>
          </w:p>
        </w:tc>
        <w:tc>
          <w:tcPr>
            <w:tcW w:w="4252" w:type="dxa"/>
          </w:tcPr>
          <w:p w14:paraId="42242D13" w14:textId="77777777" w:rsidR="0041073B" w:rsidRPr="006A5DF5" w:rsidRDefault="00000000">
            <w:pPr>
              <w:rPr>
                <w:sz w:val="24"/>
                <w:szCs w:val="24"/>
                <w:lang w:val="en-IN"/>
              </w:rPr>
            </w:pPr>
            <w:r w:rsidRPr="006A5DF5">
              <w:rPr>
                <w:sz w:val="24"/>
                <w:szCs w:val="24"/>
                <w:lang w:val="en-IN"/>
              </w:rPr>
              <w:t>Transformer (36 layers)</w:t>
            </w:r>
          </w:p>
        </w:tc>
      </w:tr>
      <w:tr w:rsidR="0041073B" w14:paraId="5A91571A" w14:textId="77777777">
        <w:trPr>
          <w:jc w:val="center"/>
        </w:trPr>
        <w:tc>
          <w:tcPr>
            <w:tcW w:w="1980" w:type="dxa"/>
          </w:tcPr>
          <w:p w14:paraId="7A50F08C" w14:textId="77777777" w:rsidR="0041073B" w:rsidRPr="006A5DF5" w:rsidRDefault="00000000">
            <w:pPr>
              <w:rPr>
                <w:sz w:val="24"/>
                <w:szCs w:val="24"/>
                <w:lang w:val="en-IN"/>
              </w:rPr>
            </w:pPr>
            <w:r w:rsidRPr="006A5DF5">
              <w:rPr>
                <w:sz w:val="24"/>
                <w:szCs w:val="24"/>
                <w:lang w:val="en-IN"/>
              </w:rPr>
              <w:t>Framework</w:t>
            </w:r>
          </w:p>
        </w:tc>
        <w:tc>
          <w:tcPr>
            <w:tcW w:w="4252" w:type="dxa"/>
          </w:tcPr>
          <w:p w14:paraId="0E291EDA" w14:textId="77777777" w:rsidR="0041073B" w:rsidRPr="006A5DF5" w:rsidRDefault="00000000">
            <w:pPr>
              <w:rPr>
                <w:sz w:val="24"/>
                <w:szCs w:val="24"/>
                <w:lang w:val="en-IN"/>
              </w:rPr>
            </w:pPr>
            <w:r w:rsidRPr="006A5DF5">
              <w:rPr>
                <w:sz w:val="24"/>
                <w:szCs w:val="24"/>
                <w:lang w:val="en-IN"/>
              </w:rPr>
              <w:t>Hugging Face Transformers</w:t>
            </w:r>
          </w:p>
        </w:tc>
      </w:tr>
      <w:tr w:rsidR="0041073B" w14:paraId="6DC304D6" w14:textId="77777777">
        <w:trPr>
          <w:jc w:val="center"/>
        </w:trPr>
        <w:tc>
          <w:tcPr>
            <w:tcW w:w="1980" w:type="dxa"/>
          </w:tcPr>
          <w:p w14:paraId="14C76C58" w14:textId="77777777" w:rsidR="0041073B" w:rsidRPr="006A5DF5" w:rsidRDefault="00000000">
            <w:pPr>
              <w:rPr>
                <w:sz w:val="24"/>
                <w:szCs w:val="24"/>
                <w:lang w:val="en-IN"/>
              </w:rPr>
            </w:pPr>
            <w:r w:rsidRPr="006A5DF5">
              <w:rPr>
                <w:sz w:val="24"/>
                <w:szCs w:val="24"/>
                <w:lang w:val="en-IN"/>
              </w:rPr>
              <w:t>Fine-tuning</w:t>
            </w:r>
          </w:p>
        </w:tc>
        <w:tc>
          <w:tcPr>
            <w:tcW w:w="4252" w:type="dxa"/>
          </w:tcPr>
          <w:p w14:paraId="41943506" w14:textId="77777777" w:rsidR="0041073B" w:rsidRPr="006A5DF5" w:rsidRDefault="00000000">
            <w:pPr>
              <w:rPr>
                <w:sz w:val="24"/>
                <w:szCs w:val="24"/>
                <w:lang w:val="en-IN"/>
              </w:rPr>
            </w:pPr>
            <w:r w:rsidRPr="006A5DF5">
              <w:rPr>
                <w:sz w:val="24"/>
                <w:szCs w:val="24"/>
                <w:lang w:val="en-IN"/>
              </w:rPr>
              <w:t xml:space="preserve">LoRA </w:t>
            </w:r>
          </w:p>
        </w:tc>
      </w:tr>
      <w:tr w:rsidR="0041073B" w14:paraId="65D5F570" w14:textId="77777777">
        <w:trPr>
          <w:jc w:val="center"/>
        </w:trPr>
        <w:tc>
          <w:tcPr>
            <w:tcW w:w="1980" w:type="dxa"/>
          </w:tcPr>
          <w:p w14:paraId="1AE65B2C" w14:textId="77777777" w:rsidR="0041073B" w:rsidRPr="006A5DF5" w:rsidRDefault="00000000">
            <w:pPr>
              <w:rPr>
                <w:sz w:val="24"/>
                <w:szCs w:val="24"/>
                <w:lang w:val="en-IN"/>
              </w:rPr>
            </w:pPr>
            <w:r w:rsidRPr="006A5DF5">
              <w:rPr>
                <w:sz w:val="24"/>
                <w:szCs w:val="24"/>
                <w:lang w:val="en-IN"/>
              </w:rPr>
              <w:t>Projections</w:t>
            </w:r>
          </w:p>
        </w:tc>
        <w:tc>
          <w:tcPr>
            <w:tcW w:w="4252" w:type="dxa"/>
          </w:tcPr>
          <w:p w14:paraId="12446B52" w14:textId="77777777" w:rsidR="0041073B" w:rsidRPr="006A5DF5" w:rsidRDefault="00000000">
            <w:pPr>
              <w:rPr>
                <w:sz w:val="24"/>
                <w:szCs w:val="24"/>
                <w:lang w:val="en-IN"/>
              </w:rPr>
            </w:pPr>
            <w:r w:rsidRPr="006A5DF5">
              <w:rPr>
                <w:sz w:val="24"/>
                <w:szCs w:val="24"/>
                <w:lang w:val="en-IN"/>
              </w:rPr>
              <w:t>Q, K, V, O, up, down, gate (7 per layer)</w:t>
            </w:r>
          </w:p>
        </w:tc>
      </w:tr>
    </w:tbl>
    <w:p w14:paraId="533DD4DF" w14:textId="77777777" w:rsidR="006A5DF5" w:rsidRDefault="006A5DF5" w:rsidP="006A5DF5">
      <w:pPr>
        <w:pStyle w:val="ListParagraph"/>
        <w:tabs>
          <w:tab w:val="left" w:pos="722"/>
        </w:tabs>
        <w:spacing w:after="240"/>
        <w:ind w:left="724" w:firstLine="0"/>
        <w:rPr>
          <w:b/>
          <w:spacing w:val="-8"/>
          <w:sz w:val="28"/>
        </w:rPr>
      </w:pPr>
    </w:p>
    <w:p w14:paraId="5C35C2EC" w14:textId="3CB051C5" w:rsidR="0041073B" w:rsidRDefault="00000000">
      <w:pPr>
        <w:pStyle w:val="ListParagraph"/>
        <w:numPr>
          <w:ilvl w:val="1"/>
          <w:numId w:val="18"/>
        </w:numPr>
        <w:tabs>
          <w:tab w:val="left" w:pos="722"/>
        </w:tabs>
        <w:spacing w:after="240"/>
        <w:ind w:left="724" w:hanging="497"/>
        <w:rPr>
          <w:b/>
          <w:spacing w:val="-8"/>
          <w:sz w:val="28"/>
        </w:rPr>
      </w:pPr>
      <w:r>
        <w:rPr>
          <w:b/>
          <w:spacing w:val="-8"/>
          <w:sz w:val="28"/>
        </w:rPr>
        <w:t>MODULE WISE  IMPLEMENTATION</w:t>
      </w:r>
    </w:p>
    <w:p w14:paraId="1583AD88" w14:textId="05F3417E" w:rsidR="0041073B" w:rsidRPr="00CE652D" w:rsidRDefault="00CE652D" w:rsidP="00CE652D">
      <w:pPr>
        <w:tabs>
          <w:tab w:val="left" w:pos="722"/>
        </w:tabs>
        <w:spacing w:after="240"/>
        <w:rPr>
          <w:b/>
          <w:spacing w:val="-8"/>
          <w:sz w:val="28"/>
        </w:rPr>
      </w:pPr>
      <w:r>
        <w:rPr>
          <w:b/>
          <w:spacing w:val="-8"/>
          <w:sz w:val="28"/>
        </w:rPr>
        <w:t xml:space="preserve">    </w:t>
      </w:r>
      <w:r w:rsidRPr="00CE652D">
        <w:rPr>
          <w:b/>
          <w:spacing w:val="-8"/>
          <w:sz w:val="28"/>
        </w:rPr>
        <w:t>4.5.</w:t>
      </w:r>
      <w:r>
        <w:rPr>
          <w:b/>
          <w:spacing w:val="-8"/>
          <w:sz w:val="28"/>
        </w:rPr>
        <w:t xml:space="preserve">1 </w:t>
      </w:r>
      <w:r w:rsidRPr="00CE652D">
        <w:rPr>
          <w:b/>
          <w:spacing w:val="-8"/>
          <w:sz w:val="28"/>
        </w:rPr>
        <w:t xml:space="preserve"> </w:t>
      </w:r>
      <w:r w:rsidR="00000000" w:rsidRPr="00CE652D">
        <w:rPr>
          <w:b/>
          <w:spacing w:val="-8"/>
          <w:sz w:val="28"/>
        </w:rPr>
        <w:t>Code Generation Module</w:t>
      </w:r>
    </w:p>
    <w:p w14:paraId="77A4ED0E" w14:textId="77777777" w:rsidR="0041073B" w:rsidRDefault="00000000">
      <w:pPr>
        <w:spacing w:line="360" w:lineRule="auto"/>
        <w:ind w:left="227" w:firstLine="493"/>
        <w:jc w:val="both"/>
        <w:rPr>
          <w:bCs/>
          <w:sz w:val="28"/>
          <w:szCs w:val="28"/>
          <w:lang w:val="en-IN"/>
        </w:rPr>
      </w:pPr>
      <w:r>
        <w:rPr>
          <w:bCs/>
          <w:sz w:val="28"/>
          <w:szCs w:val="28"/>
          <w:lang w:val="en-IN"/>
        </w:rPr>
        <w:t>The code generation module loads the three benchmark datasets and prompts the frozen Qwen2.5-Coder-3B-Instruct model to produce initial code solutions. The model operates in deterministic mode using greedy decoding (do_sample=False, temperature=1.0) to ensure reproducibility. Each dataset is loaded from the Hugging Face datasets library and handled according to its own prompt structure before being passed to the model.</w:t>
      </w:r>
    </w:p>
    <w:p w14:paraId="0D272A33" w14:textId="77777777" w:rsidR="0041073B" w:rsidRDefault="0041073B">
      <w:pPr>
        <w:spacing w:line="360" w:lineRule="auto"/>
        <w:jc w:val="both"/>
        <w:rPr>
          <w:bCs/>
          <w:sz w:val="28"/>
          <w:szCs w:val="28"/>
          <w:lang w:val="en-IN"/>
        </w:rPr>
      </w:pPr>
    </w:p>
    <w:p w14:paraId="328AA099" w14:textId="77777777" w:rsidR="0041073B" w:rsidRDefault="00000000">
      <w:pPr>
        <w:spacing w:line="360" w:lineRule="auto"/>
        <w:ind w:left="227" w:firstLine="493"/>
        <w:jc w:val="both"/>
        <w:rPr>
          <w:bCs/>
          <w:sz w:val="28"/>
          <w:szCs w:val="28"/>
          <w:lang w:val="en-IN"/>
        </w:rPr>
      </w:pPr>
      <w:r>
        <w:rPr>
          <w:bCs/>
          <w:sz w:val="28"/>
          <w:szCs w:val="28"/>
          <w:lang w:val="en-IN"/>
        </w:rPr>
        <w:t>For HumanEval, the dataset is loaded from openai/openai_humaneval. The prompt column, containing the natural language description and docstring, is passed directly to the model. The entry_point column, identifying the function under test, is retained alongside the generated code for use by the dynamic execution module during hallucination detection.</w:t>
      </w:r>
    </w:p>
    <w:p w14:paraId="0B3FDEA8" w14:textId="77777777" w:rsidR="0041073B" w:rsidRDefault="0041073B">
      <w:pPr>
        <w:spacing w:line="360" w:lineRule="auto"/>
        <w:jc w:val="both"/>
        <w:rPr>
          <w:bCs/>
          <w:sz w:val="28"/>
          <w:szCs w:val="28"/>
          <w:lang w:val="en-IN"/>
        </w:rPr>
      </w:pPr>
    </w:p>
    <w:p w14:paraId="2C4D9B0A" w14:textId="77777777" w:rsidR="0041073B" w:rsidRDefault="00000000">
      <w:pPr>
        <w:spacing w:line="360" w:lineRule="auto"/>
        <w:ind w:left="227" w:firstLine="493"/>
        <w:jc w:val="both"/>
        <w:rPr>
          <w:bCs/>
          <w:sz w:val="28"/>
          <w:szCs w:val="28"/>
          <w:lang w:val="en-IN"/>
        </w:rPr>
      </w:pPr>
      <w:r>
        <w:rPr>
          <w:bCs/>
          <w:sz w:val="28"/>
          <w:szCs w:val="28"/>
          <w:lang w:val="en-IN"/>
        </w:rPr>
        <w:t>For MBPP, the sanitized split is loaded from google-research-datasets/mbpp. A preprocessing step extracts the function signature from the reference code by scanning for the first line beginning with def, which is then appended to the prompt. This ensures the generated code conforms to the function name and argument structure expected by the benchmark test cases.</w:t>
      </w:r>
    </w:p>
    <w:p w14:paraId="38419777" w14:textId="77777777" w:rsidR="0041073B" w:rsidRDefault="0041073B">
      <w:pPr>
        <w:spacing w:line="360" w:lineRule="auto"/>
        <w:jc w:val="both"/>
        <w:rPr>
          <w:bCs/>
          <w:sz w:val="28"/>
          <w:szCs w:val="28"/>
          <w:lang w:val="en-IN"/>
        </w:rPr>
      </w:pPr>
    </w:p>
    <w:p w14:paraId="475C78FC" w14:textId="77777777" w:rsidR="0041073B" w:rsidRDefault="00000000">
      <w:pPr>
        <w:spacing w:line="360" w:lineRule="auto"/>
        <w:ind w:left="227" w:firstLine="493"/>
        <w:jc w:val="both"/>
        <w:rPr>
          <w:bCs/>
          <w:sz w:val="28"/>
          <w:szCs w:val="28"/>
          <w:lang w:val="en-IN"/>
        </w:rPr>
      </w:pPr>
      <w:r>
        <w:rPr>
          <w:bCs/>
          <w:sz w:val="28"/>
          <w:szCs w:val="28"/>
          <w:lang w:val="en-IN"/>
        </w:rPr>
        <w:t>For DS-1000, loaded from xlangai/DS-1000, the verbose prompt is preprocessed by splitting on "A:" and retaining only the question portion as prompt_v2. The code_context column is preserved for dynamic testing, and each task is assigned a unique identifier in the format DS0000–DS0999 for consistent tracking.</w:t>
      </w:r>
    </w:p>
    <w:p w14:paraId="419A43B3" w14:textId="77777777" w:rsidR="0041073B" w:rsidRDefault="0041073B"/>
    <w:p w14:paraId="5623EFEF" w14:textId="77777777" w:rsidR="0041073B" w:rsidRDefault="0041073B"/>
    <w:p w14:paraId="4EBE793E" w14:textId="77777777" w:rsidR="00E52A82" w:rsidRDefault="00E52A82"/>
    <w:p w14:paraId="3BB88FB9" w14:textId="32550D72" w:rsidR="0041073B" w:rsidRPr="00CE652D" w:rsidRDefault="00CE652D" w:rsidP="00CE652D">
      <w:pPr>
        <w:tabs>
          <w:tab w:val="left" w:pos="722"/>
        </w:tabs>
        <w:spacing w:after="240"/>
        <w:rPr>
          <w:b/>
          <w:spacing w:val="-8"/>
          <w:sz w:val="28"/>
        </w:rPr>
      </w:pPr>
      <w:r>
        <w:rPr>
          <w:b/>
          <w:spacing w:val="-8"/>
          <w:sz w:val="28"/>
        </w:rPr>
        <w:lastRenderedPageBreak/>
        <w:t xml:space="preserve">    </w:t>
      </w:r>
      <w:r w:rsidRPr="00CE652D">
        <w:rPr>
          <w:b/>
          <w:spacing w:val="-8"/>
          <w:sz w:val="28"/>
        </w:rPr>
        <w:t>4.5.</w:t>
      </w:r>
      <w:r>
        <w:rPr>
          <w:b/>
          <w:spacing w:val="-8"/>
          <w:sz w:val="28"/>
        </w:rPr>
        <w:t>2</w:t>
      </w:r>
      <w:r w:rsidRPr="00CE652D">
        <w:rPr>
          <w:b/>
          <w:spacing w:val="-8"/>
          <w:sz w:val="28"/>
        </w:rPr>
        <w:t xml:space="preserve"> </w:t>
      </w:r>
      <w:r w:rsidR="00000000" w:rsidRPr="00CE652D">
        <w:rPr>
          <w:b/>
          <w:spacing w:val="-8"/>
          <w:sz w:val="28"/>
        </w:rPr>
        <w:t>Hallucination Detection Module</w:t>
      </w:r>
    </w:p>
    <w:p w14:paraId="326E7543" w14:textId="77777777" w:rsidR="0041073B" w:rsidRDefault="0041073B"/>
    <w:p w14:paraId="52956900" w14:textId="77777777" w:rsidR="0041073B" w:rsidRDefault="00000000">
      <w:pPr>
        <w:pStyle w:val="BodyText"/>
        <w:spacing w:line="360" w:lineRule="auto"/>
        <w:ind w:left="170" w:firstLine="550"/>
        <w:jc w:val="both"/>
        <w:rPr>
          <w:color w:val="B3BCC9"/>
        </w:rPr>
      </w:pPr>
      <w:r>
        <w:rPr>
          <w:lang w:val="en-IN"/>
        </w:rPr>
        <w:t>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control-flow constructs are used correctly - return only inside functions, break and continue only inside loops - and flow-aware name analysis is performed across all control paths to detect variables used without being defined. If any errors are found, fault information is built immediately and the pipeline exits early.</w:t>
      </w:r>
      <w:r>
        <w:t xml:space="preserve"> </w:t>
      </w:r>
      <w:r>
        <w:rPr>
          <w:lang w:val="en-IN"/>
        </w:rPr>
        <w:t xml:space="preserve"> </w:t>
      </w:r>
      <w:r>
        <w:rPr>
          <w:color w:val="000000"/>
        </w:rPr>
        <w:t>The output for this stage follows AST_OUTPUT_SCHEMA. This schema captures both parsing success/failure and any static errors detected before execution proceeds.</w:t>
      </w:r>
    </w:p>
    <w:p w14:paraId="48EA00C9" w14:textId="77777777" w:rsidR="0041073B" w:rsidRPr="00CE652D" w:rsidRDefault="00000000" w:rsidP="00CE652D">
      <w:pPr>
        <w:spacing w:line="276" w:lineRule="auto"/>
        <w:ind w:left="2880"/>
        <w:rPr>
          <w:color w:val="000000"/>
          <w:sz w:val="24"/>
          <w:szCs w:val="24"/>
        </w:rPr>
      </w:pPr>
      <w:r w:rsidRPr="00CE652D">
        <w:rPr>
          <w:color w:val="000000"/>
          <w:sz w:val="24"/>
          <w:szCs w:val="24"/>
        </w:rPr>
        <w:t>AST_OUTPUT _SCHEMA = {</w:t>
      </w:r>
    </w:p>
    <w:p w14:paraId="542D0C6A" w14:textId="77777777" w:rsidR="0041073B" w:rsidRPr="00CE652D" w:rsidRDefault="00000000" w:rsidP="00CE652D">
      <w:pPr>
        <w:spacing w:line="276" w:lineRule="auto"/>
        <w:ind w:left="2880"/>
        <w:rPr>
          <w:color w:val="000000"/>
          <w:sz w:val="24"/>
          <w:szCs w:val="24"/>
        </w:rPr>
      </w:pPr>
      <w:r w:rsidRPr="00CE652D">
        <w:rPr>
          <w:color w:val="000000"/>
          <w:sz w:val="24"/>
          <w:szCs w:val="24"/>
        </w:rPr>
        <w:t>    "ast_parsed": bool,</w:t>
      </w:r>
    </w:p>
    <w:p w14:paraId="5F421FD7" w14:textId="77777777" w:rsidR="0041073B" w:rsidRPr="00CE652D" w:rsidRDefault="00000000" w:rsidP="00CE652D">
      <w:pPr>
        <w:spacing w:line="276" w:lineRule="auto"/>
        <w:ind w:left="2880"/>
        <w:rPr>
          <w:color w:val="000000"/>
          <w:sz w:val="24"/>
          <w:szCs w:val="24"/>
        </w:rPr>
      </w:pPr>
      <w:r w:rsidRPr="00CE652D">
        <w:rPr>
          <w:color w:val="000000"/>
          <w:sz w:val="24"/>
          <w:szCs w:val="24"/>
        </w:rPr>
        <w:t>    "ast_errors": list[{</w:t>
      </w:r>
    </w:p>
    <w:p w14:paraId="06CC5313" w14:textId="77777777" w:rsidR="0041073B" w:rsidRPr="00CE652D" w:rsidRDefault="00000000" w:rsidP="00CE652D">
      <w:pPr>
        <w:spacing w:line="276" w:lineRule="auto"/>
        <w:ind w:left="2880"/>
        <w:rPr>
          <w:color w:val="000000"/>
          <w:sz w:val="24"/>
          <w:szCs w:val="24"/>
        </w:rPr>
      </w:pPr>
      <w:r w:rsidRPr="00CE652D">
        <w:rPr>
          <w:color w:val="000000"/>
          <w:sz w:val="24"/>
          <w:szCs w:val="24"/>
        </w:rPr>
        <w:t>        "type": str,</w:t>
      </w:r>
    </w:p>
    <w:p w14:paraId="679BBCD1" w14:textId="77777777" w:rsidR="0041073B" w:rsidRPr="00CE652D" w:rsidRDefault="00000000" w:rsidP="00CE652D">
      <w:pPr>
        <w:spacing w:line="276" w:lineRule="auto"/>
        <w:ind w:left="2880"/>
        <w:rPr>
          <w:color w:val="000000"/>
          <w:sz w:val="24"/>
          <w:szCs w:val="24"/>
        </w:rPr>
      </w:pPr>
      <w:r w:rsidRPr="00CE652D">
        <w:rPr>
          <w:color w:val="000000"/>
          <w:sz w:val="24"/>
          <w:szCs w:val="24"/>
        </w:rPr>
        <w:t>        "start_line": int,</w:t>
      </w:r>
    </w:p>
    <w:p w14:paraId="5CA7919D" w14:textId="77777777" w:rsidR="0041073B" w:rsidRPr="00CE652D" w:rsidRDefault="00000000" w:rsidP="00CE652D">
      <w:pPr>
        <w:spacing w:line="276" w:lineRule="auto"/>
        <w:ind w:left="2880"/>
        <w:rPr>
          <w:color w:val="000000"/>
          <w:sz w:val="24"/>
          <w:szCs w:val="24"/>
        </w:rPr>
      </w:pPr>
      <w:r w:rsidRPr="00CE652D">
        <w:rPr>
          <w:color w:val="000000"/>
          <w:sz w:val="24"/>
          <w:szCs w:val="24"/>
        </w:rPr>
        <w:t>        "end_line": int,</w:t>
      </w:r>
    </w:p>
    <w:p w14:paraId="238A1F42" w14:textId="77777777" w:rsidR="0041073B" w:rsidRPr="00CE652D" w:rsidRDefault="00000000" w:rsidP="00CE652D">
      <w:pPr>
        <w:spacing w:line="276" w:lineRule="auto"/>
        <w:ind w:left="2880"/>
        <w:rPr>
          <w:color w:val="000000"/>
          <w:sz w:val="24"/>
          <w:szCs w:val="24"/>
        </w:rPr>
      </w:pPr>
      <w:r w:rsidRPr="00CE652D">
        <w:rPr>
          <w:color w:val="000000"/>
          <w:sz w:val="24"/>
          <w:szCs w:val="24"/>
        </w:rPr>
        <w:t>        "col_offset": int | None,</w:t>
      </w:r>
    </w:p>
    <w:p w14:paraId="04DDFE0C" w14:textId="77777777" w:rsidR="0041073B" w:rsidRPr="00CE652D" w:rsidRDefault="00000000" w:rsidP="00CE652D">
      <w:pPr>
        <w:spacing w:line="276" w:lineRule="auto"/>
        <w:ind w:left="2880"/>
        <w:rPr>
          <w:color w:val="000000"/>
          <w:sz w:val="24"/>
          <w:szCs w:val="24"/>
        </w:rPr>
      </w:pPr>
      <w:r w:rsidRPr="00CE652D">
        <w:rPr>
          <w:color w:val="000000"/>
          <w:sz w:val="24"/>
          <w:szCs w:val="24"/>
        </w:rPr>
        <w:t>        "message": str</w:t>
      </w:r>
    </w:p>
    <w:p w14:paraId="5367C862" w14:textId="77777777" w:rsidR="0041073B" w:rsidRPr="00CE652D" w:rsidRDefault="00000000" w:rsidP="00CE652D">
      <w:pPr>
        <w:spacing w:line="276" w:lineRule="auto"/>
        <w:ind w:left="2880"/>
        <w:rPr>
          <w:color w:val="000000"/>
          <w:sz w:val="24"/>
          <w:szCs w:val="24"/>
        </w:rPr>
      </w:pPr>
      <w:r w:rsidRPr="00CE652D">
        <w:rPr>
          <w:color w:val="000000"/>
          <w:sz w:val="24"/>
          <w:szCs w:val="24"/>
        </w:rPr>
        <w:t>    }]</w:t>
      </w:r>
    </w:p>
    <w:p w14:paraId="4F7F3004" w14:textId="77777777" w:rsidR="0041073B" w:rsidRPr="00CE652D" w:rsidRDefault="00000000" w:rsidP="00CE652D">
      <w:pPr>
        <w:spacing w:line="276" w:lineRule="auto"/>
        <w:ind w:left="2880"/>
        <w:rPr>
          <w:color w:val="000000"/>
          <w:sz w:val="24"/>
          <w:szCs w:val="24"/>
        </w:rPr>
      </w:pPr>
      <w:r w:rsidRPr="00CE652D">
        <w:rPr>
          <w:color w:val="000000"/>
          <w:sz w:val="24"/>
          <w:szCs w:val="24"/>
        </w:rPr>
        <w:t>}</w:t>
      </w:r>
    </w:p>
    <w:p w14:paraId="5D61F02E" w14:textId="77777777" w:rsidR="0041073B" w:rsidRDefault="0041073B">
      <w:pPr>
        <w:pStyle w:val="BodyText"/>
        <w:spacing w:line="360" w:lineRule="auto"/>
        <w:jc w:val="center"/>
        <w:rPr>
          <w:color w:val="44536A"/>
        </w:rPr>
      </w:pPr>
    </w:p>
    <w:p w14:paraId="1147EFAD" w14:textId="77777777" w:rsidR="0041073B" w:rsidRDefault="00000000">
      <w:pPr>
        <w:pStyle w:val="BodyText"/>
        <w:spacing w:line="360" w:lineRule="auto"/>
        <w:ind w:left="170" w:firstLine="720"/>
        <w:jc w:val="both"/>
      </w:pPr>
      <w:r>
        <w:rPr>
          <w:lang w:val="en-IN"/>
        </w:rPr>
        <w:t>If the AST stage passes, the dynamic module executes the generated code against the benchmark's official test cases in an isolated environment with a ten-second timeout. Execution is dispatched by dataset type: HumanEval uses the test column and entry_point to invoke the function under test; MBPP uses assert statements from test_list along with imports from test_imports; DS-1000 inserts the generated solution into the code_context harness before execution. If all tests pass, the task is marked as passed. If any test fails or raises an exception, the status, exception type, error message, line number, and for assertion failures the expected and actual outputs are all recorded.</w:t>
      </w:r>
      <w:r>
        <w:t xml:space="preserve"> </w:t>
      </w:r>
      <w:r>
        <w:rPr>
          <w:color w:val="000000"/>
        </w:rPr>
        <w:t xml:space="preserve">The structure of this output is defined </w:t>
      </w:r>
      <w:r>
        <w:rPr>
          <w:color w:val="000000"/>
        </w:rPr>
        <w:lastRenderedPageBreak/>
        <w:t>in DYNAMIC_OUTPUT_SCHEMA. These fields collectively enable precise localization of runtime failures and test-case-level diagnosis.</w:t>
      </w:r>
    </w:p>
    <w:p w14:paraId="0FC286F5" w14:textId="77777777" w:rsidR="0041073B" w:rsidRDefault="0041073B">
      <w:pPr>
        <w:pStyle w:val="BodyText"/>
        <w:spacing w:line="360" w:lineRule="auto"/>
        <w:ind w:left="170" w:firstLine="720"/>
        <w:jc w:val="both"/>
        <w:rPr>
          <w:lang w:val="en-IN"/>
        </w:rPr>
      </w:pPr>
    </w:p>
    <w:p w14:paraId="34C026F1"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DYNAMIC_OUTPUT_SCHEMA = {</w:t>
      </w:r>
    </w:p>
    <w:p w14:paraId="4AA2BF65"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    "status": str,               # "passed" | "failed"</w:t>
      </w:r>
    </w:p>
    <w:p w14:paraId="60956958"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    "error_type": str,           # Runtime error type</w:t>
      </w:r>
    </w:p>
    <w:p w14:paraId="5EF74523"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    "error_message": str,        # Python exception message</w:t>
      </w:r>
    </w:p>
    <w:p w14:paraId="4F242655"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    "line_number": int | str,    # Line where failure occurred</w:t>
      </w:r>
    </w:p>
    <w:p w14:paraId="38DF63D2"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    "test_case": str,</w:t>
      </w:r>
    </w:p>
    <w:p w14:paraId="6D053A11"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    "testcase_output": str,</w:t>
      </w:r>
    </w:p>
    <w:p w14:paraId="7C9182A7"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    "generated_code": str</w:t>
      </w:r>
    </w:p>
    <w:p w14:paraId="754E30D5" w14:textId="77777777" w:rsidR="0041073B" w:rsidRPr="00CE652D" w:rsidRDefault="00000000" w:rsidP="00CE652D">
      <w:pPr>
        <w:pStyle w:val="BodyText"/>
        <w:spacing w:line="276" w:lineRule="auto"/>
        <w:ind w:left="2160"/>
        <w:jc w:val="both"/>
        <w:rPr>
          <w:color w:val="000000"/>
          <w:sz w:val="24"/>
          <w:szCs w:val="24"/>
          <w:lang w:val="en-IN"/>
        </w:rPr>
      </w:pPr>
      <w:r w:rsidRPr="00CE652D">
        <w:rPr>
          <w:color w:val="000000"/>
          <w:sz w:val="24"/>
          <w:szCs w:val="24"/>
          <w:lang w:val="en-IN"/>
        </w:rPr>
        <w:t>}</w:t>
      </w:r>
    </w:p>
    <w:p w14:paraId="48B17A4F" w14:textId="77777777" w:rsidR="0041073B" w:rsidRDefault="0041073B">
      <w:pPr>
        <w:pStyle w:val="BodyText"/>
        <w:spacing w:line="360" w:lineRule="auto"/>
        <w:jc w:val="both"/>
        <w:rPr>
          <w:lang w:val="en-IN"/>
        </w:rPr>
      </w:pPr>
    </w:p>
    <w:p w14:paraId="3BCFAEE3" w14:textId="3F285EE3" w:rsidR="0041073B" w:rsidRDefault="00000000" w:rsidP="00543B24">
      <w:pPr>
        <w:pStyle w:val="BodyText"/>
        <w:spacing w:line="360" w:lineRule="auto"/>
        <w:ind w:left="227" w:firstLine="493"/>
        <w:jc w:val="both"/>
        <w:rPr>
          <w:lang w:val="en-IN"/>
        </w:rPr>
      </w:pPr>
      <w:r>
        <w:rPr>
          <w:lang w:val="en-IN"/>
        </w:rPr>
        <w:t xml:space="preserve">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 argument counts and types. It uses importlib to load referenced modules and inspect to retrieve real signatures, ensuring only genuine API hallucinations are flagged rather than environment-level missing packages. The output records the error category, the object or function involved, and the line number for each issue. Results from all three stages are then assembled into a unified fault record passed to the dataset creation module.         </w:t>
      </w:r>
    </w:p>
    <w:p w14:paraId="2975010D" w14:textId="32186893"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LIB_API</w:t>
      </w:r>
      <w:r w:rsidR="00CE652D" w:rsidRPr="00CE652D">
        <w:rPr>
          <w:color w:val="000000"/>
          <w:sz w:val="24"/>
          <w:szCs w:val="24"/>
          <w:lang w:val="en-IN"/>
        </w:rPr>
        <w:t xml:space="preserve"> </w:t>
      </w:r>
      <w:r w:rsidRPr="00CE652D">
        <w:rPr>
          <w:color w:val="000000"/>
          <w:sz w:val="24"/>
          <w:szCs w:val="24"/>
          <w:lang w:val="en-IN"/>
        </w:rPr>
        <w:t>_OUTPUT_SCHEMA = {</w:t>
      </w:r>
    </w:p>
    <w:p w14:paraId="4A40C637" w14:textId="39E84AFF"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"libapi_analyzed": bool,</w:t>
      </w:r>
    </w:p>
    <w:p w14:paraId="32010D04"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"name_error": int,          </w:t>
      </w:r>
    </w:p>
    <w:p w14:paraId="6D5D0E8B"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xml:space="preserve">    "attribute_error": int,     </w:t>
      </w:r>
    </w:p>
    <w:p w14:paraId="7D727C3D" w14:textId="1F91FC98"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"module_not_found": int,    </w:t>
      </w:r>
    </w:p>
    <w:p w14:paraId="43F01154" w14:textId="3E941289"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"total_libapi_errors": int,</w:t>
      </w:r>
    </w:p>
    <w:p w14:paraId="6BD598C8"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"libapi_details": list[{</w:t>
      </w:r>
    </w:p>
    <w:p w14:paraId="7C53259E"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"type": str,            </w:t>
      </w:r>
    </w:p>
    <w:p w14:paraId="1CD70D12"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xml:space="preserve">        "name": str | None,     </w:t>
      </w:r>
    </w:p>
    <w:p w14:paraId="011D29F5"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xml:space="preserve">        "object": str | None,   </w:t>
      </w:r>
    </w:p>
    <w:p w14:paraId="56DF5B3E"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"attribute": str | None,</w:t>
      </w:r>
    </w:p>
    <w:p w14:paraId="51BC3F0D"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xml:space="preserve">        "line": int             </w:t>
      </w:r>
    </w:p>
    <w:p w14:paraId="3DCBBFBF" w14:textId="7777777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    }]</w:t>
      </w:r>
    </w:p>
    <w:p w14:paraId="6863D535" w14:textId="5197D7E7" w:rsidR="0041073B" w:rsidRPr="00CE652D" w:rsidRDefault="00000000" w:rsidP="00CE652D">
      <w:pPr>
        <w:pStyle w:val="BodyText"/>
        <w:spacing w:line="276" w:lineRule="auto"/>
        <w:ind w:left="1440" w:firstLine="493"/>
        <w:jc w:val="both"/>
        <w:rPr>
          <w:color w:val="000000"/>
          <w:sz w:val="24"/>
          <w:szCs w:val="24"/>
          <w:lang w:val="en-IN"/>
        </w:rPr>
      </w:pPr>
      <w:r w:rsidRPr="00CE652D">
        <w:rPr>
          <w:color w:val="000000"/>
          <w:sz w:val="24"/>
          <w:szCs w:val="24"/>
          <w:lang w:val="en-IN"/>
        </w:rPr>
        <w:t>}</w:t>
      </w:r>
    </w:p>
    <w:p w14:paraId="58F74AF6" w14:textId="77777777" w:rsidR="0041073B" w:rsidRDefault="00000000" w:rsidP="00CE652D">
      <w:pPr>
        <w:pStyle w:val="ListParagraph"/>
        <w:numPr>
          <w:ilvl w:val="2"/>
          <w:numId w:val="34"/>
        </w:numPr>
        <w:tabs>
          <w:tab w:val="left" w:pos="722"/>
        </w:tabs>
        <w:spacing w:after="240"/>
        <w:ind w:left="725" w:hanging="497"/>
        <w:rPr>
          <w:b/>
          <w:spacing w:val="-8"/>
          <w:sz w:val="28"/>
        </w:rPr>
      </w:pPr>
      <w:r>
        <w:rPr>
          <w:b/>
          <w:spacing w:val="-8"/>
          <w:sz w:val="28"/>
        </w:rPr>
        <w:lastRenderedPageBreak/>
        <w:t>LoRA Fine-Tuning</w:t>
      </w:r>
    </w:p>
    <w:p w14:paraId="2203B11C" w14:textId="5B19F7E8" w:rsidR="0041073B" w:rsidRDefault="00000000">
      <w:pPr>
        <w:spacing w:line="360" w:lineRule="auto"/>
        <w:ind w:left="22"/>
        <w:jc w:val="both"/>
        <w:rPr>
          <w:sz w:val="28"/>
          <w:szCs w:val="28"/>
        </w:rPr>
      </w:pPr>
      <w:r>
        <w:rPr>
          <w:sz w:val="28"/>
          <w:szCs w:val="28"/>
        </w:rPr>
        <w:t>The rank </w:t>
      </w:r>
      <w:r>
        <w:rPr>
          <w:i/>
          <w:iCs/>
          <w:sz w:val="28"/>
          <w:szCs w:val="28"/>
        </w:rPr>
        <w:t>r</w:t>
      </w:r>
      <w:r>
        <w:rPr>
          <w:sz w:val="28"/>
          <w:szCs w:val="28"/>
        </w:rPr>
        <w:t> sets the inner size of the low-rank matrices A and B; smaller </w:t>
      </w:r>
      <w:r>
        <w:rPr>
          <w:i/>
          <w:iCs/>
          <w:sz w:val="28"/>
          <w:szCs w:val="28"/>
        </w:rPr>
        <w:t>r</w:t>
      </w:r>
      <w:r>
        <w:rPr>
          <w:sz w:val="28"/>
          <w:szCs w:val="28"/>
        </w:rPr>
        <w:t> reduces parameters, larger </w:t>
      </w:r>
      <w:r>
        <w:rPr>
          <w:i/>
          <w:iCs/>
          <w:sz w:val="28"/>
          <w:szCs w:val="28"/>
        </w:rPr>
        <w:t>r</w:t>
      </w:r>
      <w:r>
        <w:rPr>
          <w:sz w:val="28"/>
          <w:szCs w:val="28"/>
        </w:rPr>
        <w:t> increases expressiveness. </w:t>
      </w:r>
      <w:r>
        <w:rPr>
          <w:i/>
          <w:iCs/>
          <w:sz w:val="28"/>
          <w:szCs w:val="28"/>
        </w:rPr>
        <w:t>lora_alpha</w:t>
      </w:r>
      <w:r>
        <w:rPr>
          <w:sz w:val="28"/>
          <w:szCs w:val="28"/>
        </w:rPr>
        <w:t> scales the LoRA update (here alpha/r = 2) and controls how strongly the adapter changes the base model.  The seven target modules (q_proj, v_proj, k_proj, o_proj, gate_proj, up_proj, down_proj) are the attention and feedforward layers where LoRA is applied </w:t>
      </w:r>
      <w:r>
        <w:rPr>
          <w:color w:val="000000"/>
          <w:sz w:val="28"/>
          <w:szCs w:val="28"/>
        </w:rPr>
        <w:t>(Table 4.</w:t>
      </w:r>
      <w:r w:rsidR="001D5CCE">
        <w:rPr>
          <w:color w:val="000000"/>
          <w:sz w:val="28"/>
          <w:szCs w:val="28"/>
        </w:rPr>
        <w:t>7</w:t>
      </w:r>
      <w:r>
        <w:rPr>
          <w:color w:val="000000"/>
          <w:sz w:val="28"/>
          <w:szCs w:val="28"/>
        </w:rPr>
        <w:t>).</w:t>
      </w:r>
      <w:r>
        <w:rPr>
          <w:color w:val="B3BCC9"/>
          <w:sz w:val="28"/>
          <w:szCs w:val="28"/>
        </w:rPr>
        <w:t> </w:t>
      </w:r>
      <w:r>
        <w:rPr>
          <w:i/>
          <w:iCs/>
          <w:sz w:val="28"/>
          <w:szCs w:val="28"/>
        </w:rPr>
        <w:t>lora_dropout</w:t>
      </w:r>
      <w:r>
        <w:rPr>
          <w:sz w:val="28"/>
          <w:szCs w:val="28"/>
        </w:rPr>
        <w:t> adds dropout in the LoRA branch to reduce overfitting. </w:t>
      </w:r>
      <w:r>
        <w:rPr>
          <w:i/>
          <w:iCs/>
          <w:sz w:val="28"/>
          <w:szCs w:val="28"/>
        </w:rPr>
        <w:t>bias</w:t>
      </w:r>
      <w:r>
        <w:rPr>
          <w:sz w:val="28"/>
          <w:szCs w:val="28"/>
        </w:rPr>
        <w:t> is set to "none" so bias terms stay fixed and the number of trainable parameters stays small. </w:t>
      </w:r>
      <w:r>
        <w:rPr>
          <w:i/>
          <w:iCs/>
          <w:sz w:val="28"/>
          <w:szCs w:val="28"/>
        </w:rPr>
        <w:t>task_type</w:t>
      </w:r>
      <w:r>
        <w:rPr>
          <w:sz w:val="28"/>
          <w:szCs w:val="28"/>
        </w:rPr>
        <w:t> is CAUSAL_LM so PEFT treats the task as causal next-token prediction instead of classification.</w:t>
      </w:r>
    </w:p>
    <w:p w14:paraId="02AE4EAD" w14:textId="70AB0597" w:rsidR="0041073B" w:rsidRPr="00BB3AD1" w:rsidRDefault="00000000" w:rsidP="00BB3AD1">
      <w:pPr>
        <w:ind w:left="453"/>
        <w:jc w:val="center"/>
        <w:rPr>
          <w:sz w:val="28"/>
        </w:rPr>
      </w:pPr>
      <w:r w:rsidRPr="00BB3AD1">
        <w:rPr>
          <w:sz w:val="28"/>
        </w:rPr>
        <w:t>Table 4.</w:t>
      </w:r>
      <w:r w:rsidR="00BB1484" w:rsidRPr="00BB3AD1">
        <w:rPr>
          <w:sz w:val="28"/>
        </w:rPr>
        <w:t>7</w:t>
      </w:r>
      <w:r w:rsidRPr="00BB3AD1">
        <w:rPr>
          <w:sz w:val="28"/>
        </w:rPr>
        <w:t xml:space="preserve"> LoRA configuration</w:t>
      </w:r>
    </w:p>
    <w:p w14:paraId="740CEB9B" w14:textId="77777777" w:rsidR="0041073B" w:rsidRDefault="0041073B"/>
    <w:tbl>
      <w:tblPr>
        <w:tblStyle w:val="TableGridLight"/>
        <w:tblW w:w="9360" w:type="dxa"/>
        <w:jc w:val="center"/>
        <w:tblLayout w:type="fixed"/>
        <w:tblLook w:val="04A0" w:firstRow="1" w:lastRow="0" w:firstColumn="1" w:lastColumn="0" w:noHBand="0" w:noVBand="1"/>
      </w:tblPr>
      <w:tblGrid>
        <w:gridCol w:w="2405"/>
        <w:gridCol w:w="6955"/>
      </w:tblGrid>
      <w:tr w:rsidR="0041073B" w14:paraId="51198E86" w14:textId="77777777" w:rsidTr="00BB1484">
        <w:trPr>
          <w:jc w:val="center"/>
        </w:trPr>
        <w:tc>
          <w:tcPr>
            <w:tcW w:w="2405" w:type="dxa"/>
          </w:tcPr>
          <w:p w14:paraId="2EB79252" w14:textId="77777777" w:rsidR="0041073B" w:rsidRPr="00BB1484" w:rsidRDefault="00000000">
            <w:pPr>
              <w:jc w:val="center"/>
              <w:rPr>
                <w:b/>
                <w:bCs/>
                <w:sz w:val="24"/>
                <w:szCs w:val="24"/>
                <w:lang w:val="en-IN"/>
              </w:rPr>
            </w:pPr>
            <w:r w:rsidRPr="00BB1484">
              <w:rPr>
                <w:b/>
                <w:bCs/>
                <w:sz w:val="24"/>
                <w:szCs w:val="24"/>
                <w:lang w:val="en-IN"/>
              </w:rPr>
              <w:t>Parameter</w:t>
            </w:r>
          </w:p>
        </w:tc>
        <w:tc>
          <w:tcPr>
            <w:tcW w:w="6955" w:type="dxa"/>
          </w:tcPr>
          <w:p w14:paraId="53752BAE" w14:textId="77777777" w:rsidR="0041073B" w:rsidRPr="00BB1484" w:rsidRDefault="00000000">
            <w:pPr>
              <w:rPr>
                <w:b/>
                <w:bCs/>
                <w:sz w:val="24"/>
                <w:szCs w:val="24"/>
                <w:lang w:val="en-IN"/>
              </w:rPr>
            </w:pPr>
            <w:r w:rsidRPr="00BB1484">
              <w:rPr>
                <w:b/>
                <w:bCs/>
                <w:sz w:val="24"/>
                <w:szCs w:val="24"/>
                <w:lang w:val="en-IN"/>
              </w:rPr>
              <w:t>Value</w:t>
            </w:r>
          </w:p>
        </w:tc>
      </w:tr>
      <w:tr w:rsidR="0041073B" w14:paraId="58A4768B" w14:textId="77777777" w:rsidTr="00BB1484">
        <w:trPr>
          <w:jc w:val="center"/>
        </w:trPr>
        <w:tc>
          <w:tcPr>
            <w:tcW w:w="2405" w:type="dxa"/>
          </w:tcPr>
          <w:p w14:paraId="5C7D7C20" w14:textId="77777777" w:rsidR="0041073B" w:rsidRPr="00BB1484" w:rsidRDefault="00000000">
            <w:pPr>
              <w:rPr>
                <w:sz w:val="24"/>
                <w:szCs w:val="24"/>
                <w:lang w:val="en-IN"/>
              </w:rPr>
            </w:pPr>
            <w:r w:rsidRPr="00BB1484">
              <w:rPr>
                <w:sz w:val="24"/>
                <w:szCs w:val="24"/>
                <w:lang w:val="en-IN"/>
              </w:rPr>
              <w:t>r (rank)</w:t>
            </w:r>
          </w:p>
        </w:tc>
        <w:tc>
          <w:tcPr>
            <w:tcW w:w="6955" w:type="dxa"/>
          </w:tcPr>
          <w:p w14:paraId="550FC279" w14:textId="77777777" w:rsidR="0041073B" w:rsidRPr="00BB1484" w:rsidRDefault="00000000">
            <w:pPr>
              <w:rPr>
                <w:sz w:val="24"/>
                <w:szCs w:val="24"/>
                <w:lang w:val="en-IN"/>
              </w:rPr>
            </w:pPr>
            <w:r w:rsidRPr="00BB1484">
              <w:rPr>
                <w:sz w:val="24"/>
                <w:szCs w:val="24"/>
                <w:lang w:val="en-IN"/>
              </w:rPr>
              <w:t>16</w:t>
            </w:r>
          </w:p>
        </w:tc>
      </w:tr>
      <w:tr w:rsidR="0041073B" w14:paraId="558A0A9C" w14:textId="77777777" w:rsidTr="00BB1484">
        <w:trPr>
          <w:jc w:val="center"/>
        </w:trPr>
        <w:tc>
          <w:tcPr>
            <w:tcW w:w="2405" w:type="dxa"/>
          </w:tcPr>
          <w:p w14:paraId="3864A37D" w14:textId="77777777" w:rsidR="0041073B" w:rsidRPr="00BB1484" w:rsidRDefault="00000000">
            <w:pPr>
              <w:rPr>
                <w:sz w:val="24"/>
                <w:szCs w:val="24"/>
                <w:lang w:val="en-IN"/>
              </w:rPr>
            </w:pPr>
            <w:r w:rsidRPr="00BB1484">
              <w:rPr>
                <w:sz w:val="24"/>
                <w:szCs w:val="24"/>
                <w:lang w:val="en-IN"/>
              </w:rPr>
              <w:t>lora_alpha</w:t>
            </w:r>
          </w:p>
        </w:tc>
        <w:tc>
          <w:tcPr>
            <w:tcW w:w="6955" w:type="dxa"/>
          </w:tcPr>
          <w:p w14:paraId="07E0C8F5" w14:textId="77777777" w:rsidR="0041073B" w:rsidRPr="00BB1484" w:rsidRDefault="00000000">
            <w:pPr>
              <w:rPr>
                <w:sz w:val="24"/>
                <w:szCs w:val="24"/>
                <w:lang w:val="en-IN"/>
              </w:rPr>
            </w:pPr>
            <w:r w:rsidRPr="00BB1484">
              <w:rPr>
                <w:sz w:val="24"/>
                <w:szCs w:val="24"/>
                <w:lang w:val="en-IN"/>
              </w:rPr>
              <w:t>32</w:t>
            </w:r>
          </w:p>
        </w:tc>
      </w:tr>
      <w:tr w:rsidR="0041073B" w14:paraId="0563CAB7" w14:textId="77777777" w:rsidTr="00BB1484">
        <w:trPr>
          <w:jc w:val="center"/>
        </w:trPr>
        <w:tc>
          <w:tcPr>
            <w:tcW w:w="2405" w:type="dxa"/>
          </w:tcPr>
          <w:p w14:paraId="2BC5F7F0" w14:textId="77777777" w:rsidR="0041073B" w:rsidRPr="00BB1484" w:rsidRDefault="00000000">
            <w:pPr>
              <w:rPr>
                <w:sz w:val="24"/>
                <w:szCs w:val="24"/>
                <w:lang w:val="en-IN"/>
              </w:rPr>
            </w:pPr>
            <w:r w:rsidRPr="00BB1484">
              <w:rPr>
                <w:sz w:val="24"/>
                <w:szCs w:val="24"/>
                <w:lang w:val="en-IN"/>
              </w:rPr>
              <w:t>target_modules</w:t>
            </w:r>
          </w:p>
        </w:tc>
        <w:tc>
          <w:tcPr>
            <w:tcW w:w="6955" w:type="dxa"/>
          </w:tcPr>
          <w:p w14:paraId="64C56FED" w14:textId="77777777" w:rsidR="0041073B" w:rsidRPr="00BB1484" w:rsidRDefault="00000000">
            <w:pPr>
              <w:rPr>
                <w:sz w:val="24"/>
                <w:szCs w:val="24"/>
                <w:lang w:val="en-IN"/>
              </w:rPr>
            </w:pPr>
            <w:r w:rsidRPr="00BB1484">
              <w:rPr>
                <w:sz w:val="24"/>
                <w:szCs w:val="24"/>
                <w:lang w:val="en-IN"/>
              </w:rPr>
              <w:t>7 projections (q_proj, v_proj, k_proj, o_proj, gate_proj, up_proj, down_proj)</w:t>
            </w:r>
          </w:p>
        </w:tc>
      </w:tr>
      <w:tr w:rsidR="0041073B" w14:paraId="57B6F60A" w14:textId="77777777" w:rsidTr="00BB1484">
        <w:trPr>
          <w:jc w:val="center"/>
        </w:trPr>
        <w:tc>
          <w:tcPr>
            <w:tcW w:w="2405" w:type="dxa"/>
          </w:tcPr>
          <w:p w14:paraId="60648C5F" w14:textId="77777777" w:rsidR="0041073B" w:rsidRPr="00BB1484" w:rsidRDefault="00000000">
            <w:pPr>
              <w:rPr>
                <w:sz w:val="24"/>
                <w:szCs w:val="24"/>
                <w:lang w:val="en-IN"/>
              </w:rPr>
            </w:pPr>
            <w:r w:rsidRPr="00BB1484">
              <w:rPr>
                <w:sz w:val="24"/>
                <w:szCs w:val="24"/>
                <w:lang w:val="en-IN"/>
              </w:rPr>
              <w:t>lora_dropout</w:t>
            </w:r>
          </w:p>
        </w:tc>
        <w:tc>
          <w:tcPr>
            <w:tcW w:w="6955" w:type="dxa"/>
          </w:tcPr>
          <w:p w14:paraId="0C69F3B4" w14:textId="77777777" w:rsidR="0041073B" w:rsidRPr="00BB1484" w:rsidRDefault="00000000">
            <w:pPr>
              <w:rPr>
                <w:sz w:val="24"/>
                <w:szCs w:val="24"/>
                <w:lang w:val="en-IN"/>
              </w:rPr>
            </w:pPr>
            <w:r w:rsidRPr="00BB1484">
              <w:rPr>
                <w:sz w:val="24"/>
                <w:szCs w:val="24"/>
                <w:lang w:val="en-IN"/>
              </w:rPr>
              <w:t>0.05</w:t>
            </w:r>
          </w:p>
        </w:tc>
      </w:tr>
      <w:tr w:rsidR="0041073B" w14:paraId="42E484D1" w14:textId="77777777" w:rsidTr="00BB1484">
        <w:trPr>
          <w:jc w:val="center"/>
        </w:trPr>
        <w:tc>
          <w:tcPr>
            <w:tcW w:w="2405" w:type="dxa"/>
          </w:tcPr>
          <w:p w14:paraId="2109B992" w14:textId="77777777" w:rsidR="0041073B" w:rsidRPr="00BB1484" w:rsidRDefault="00000000">
            <w:pPr>
              <w:rPr>
                <w:sz w:val="24"/>
                <w:szCs w:val="24"/>
                <w:lang w:val="en-IN"/>
              </w:rPr>
            </w:pPr>
            <w:r w:rsidRPr="00BB1484">
              <w:rPr>
                <w:sz w:val="24"/>
                <w:szCs w:val="24"/>
                <w:lang w:val="en-IN"/>
              </w:rPr>
              <w:t>bias</w:t>
            </w:r>
          </w:p>
        </w:tc>
        <w:tc>
          <w:tcPr>
            <w:tcW w:w="6955" w:type="dxa"/>
          </w:tcPr>
          <w:p w14:paraId="0D20EB03" w14:textId="77777777" w:rsidR="0041073B" w:rsidRPr="00BB1484" w:rsidRDefault="00000000">
            <w:pPr>
              <w:rPr>
                <w:sz w:val="24"/>
                <w:szCs w:val="24"/>
                <w:lang w:val="en-IN"/>
              </w:rPr>
            </w:pPr>
            <w:r w:rsidRPr="00BB1484">
              <w:rPr>
                <w:sz w:val="24"/>
                <w:szCs w:val="24"/>
                <w:lang w:val="en-IN"/>
              </w:rPr>
              <w:t>"none"</w:t>
            </w:r>
          </w:p>
        </w:tc>
      </w:tr>
      <w:tr w:rsidR="0041073B" w14:paraId="6E84FD67" w14:textId="77777777" w:rsidTr="00BB1484">
        <w:trPr>
          <w:trHeight w:val="58"/>
          <w:jc w:val="center"/>
        </w:trPr>
        <w:tc>
          <w:tcPr>
            <w:tcW w:w="2405" w:type="dxa"/>
          </w:tcPr>
          <w:p w14:paraId="53C81EA4" w14:textId="77777777" w:rsidR="0041073B" w:rsidRPr="00BB1484" w:rsidRDefault="00000000">
            <w:pPr>
              <w:rPr>
                <w:sz w:val="24"/>
                <w:szCs w:val="24"/>
                <w:lang w:val="en-IN"/>
              </w:rPr>
            </w:pPr>
            <w:r w:rsidRPr="00BB1484">
              <w:rPr>
                <w:sz w:val="24"/>
                <w:szCs w:val="24"/>
                <w:lang w:val="en-IN"/>
              </w:rPr>
              <w:t>task_type</w:t>
            </w:r>
          </w:p>
        </w:tc>
        <w:tc>
          <w:tcPr>
            <w:tcW w:w="6955" w:type="dxa"/>
          </w:tcPr>
          <w:p w14:paraId="3F4C55D1" w14:textId="77777777" w:rsidR="0041073B" w:rsidRPr="00BB1484" w:rsidRDefault="00000000">
            <w:pPr>
              <w:rPr>
                <w:sz w:val="24"/>
                <w:szCs w:val="24"/>
                <w:lang w:val="en-IN"/>
              </w:rPr>
            </w:pPr>
            <w:r w:rsidRPr="00BB1484">
              <w:rPr>
                <w:sz w:val="24"/>
                <w:szCs w:val="24"/>
                <w:lang w:val="en-IN"/>
              </w:rPr>
              <w:t>CAUSAL_LM</w:t>
            </w:r>
          </w:p>
        </w:tc>
      </w:tr>
    </w:tbl>
    <w:p w14:paraId="7EFA4762" w14:textId="77777777" w:rsidR="0041073B" w:rsidRDefault="0041073B"/>
    <w:p w14:paraId="62917B40" w14:textId="77777777" w:rsidR="0041073B" w:rsidRDefault="0041073B"/>
    <w:p w14:paraId="7874FF55" w14:textId="77777777" w:rsidR="001D5CCE" w:rsidRDefault="00000000" w:rsidP="001D5CCE">
      <w:pPr>
        <w:spacing w:line="360" w:lineRule="auto"/>
        <w:ind w:left="227"/>
        <w:jc w:val="both"/>
        <w:rPr>
          <w:sz w:val="28"/>
          <w:szCs w:val="28"/>
        </w:rPr>
      </w:pPr>
      <w:r>
        <w:rPr>
          <w:sz w:val="28"/>
          <w:szCs w:val="28"/>
        </w:rPr>
        <w:t>Parameter num_train_epochs is 3, so the model sees the full training set three times to learn from the hallucination-aware data. per_device_train_batch_size is 2 to keep memory use within GPU limits (e.g. T4), and gradient_accumulation_steps is 4, so gradients are accumulated over four forward passes before one backward step, giving an effective batch size of 8. </w:t>
      </w:r>
    </w:p>
    <w:p w14:paraId="023241D0" w14:textId="0BEE2524" w:rsidR="0041073B" w:rsidRDefault="001D5CCE" w:rsidP="001D5CCE">
      <w:pPr>
        <w:spacing w:line="360" w:lineRule="auto"/>
        <w:ind w:left="227" w:firstLine="493"/>
        <w:jc w:val="both"/>
        <w:rPr>
          <w:color w:val="B3BCC9"/>
          <w:sz w:val="28"/>
          <w:szCs w:val="28"/>
        </w:rPr>
      </w:pPr>
      <w:r>
        <w:rPr>
          <w:sz w:val="28"/>
          <w:szCs w:val="28"/>
        </w:rPr>
        <w:t>L</w:t>
      </w:r>
      <w:r w:rsidR="00000000">
        <w:rPr>
          <w:sz w:val="28"/>
          <w:szCs w:val="28"/>
        </w:rPr>
        <w:t xml:space="preserve">earning_rate is set to 2e-4 because only the small LoRA adapter is trained, and weight_decay is 0.01 to apply L2 regularization and reduce overfitting. warmup_ratio of 0.03 means the learning rate increases linearly from zero to its peak over the first 3% of training steps, and lr_scheduler_type is cosine so the rate decays smoothly from peak to near zero. max_grad_norm is 0.3 for gradient clipping, which limits large updates and helps stability during LoRA fine-tuning. max_seq_length of 2048 truncates longer examples and keeps </w:t>
      </w:r>
      <w:r w:rsidR="00000000">
        <w:rPr>
          <w:sz w:val="28"/>
          <w:szCs w:val="28"/>
        </w:rPr>
        <w:lastRenderedPageBreak/>
        <w:t xml:space="preserve">computation manageable. packing is False so each prompt–solution pair is a separate training example, which fits the completion-only loss collator. bf16 or fp16 is chosen automatically depending on GPU support to reduce memory and allow larger batches. save_strategy is epoch to save checkpoints at the end of each epoch, and save_total_limit is 1 so only the latest checkpoint is kept. logging_steps is 5 so loss and other metrics are logged every 5 optimizer steps for monitoring </w:t>
      </w:r>
      <w:r w:rsidR="00000000">
        <w:rPr>
          <w:color w:val="000000"/>
          <w:sz w:val="28"/>
          <w:szCs w:val="28"/>
        </w:rPr>
        <w:t>(Table 4.</w:t>
      </w:r>
      <w:r>
        <w:rPr>
          <w:color w:val="000000"/>
          <w:sz w:val="28"/>
          <w:szCs w:val="28"/>
        </w:rPr>
        <w:t>8</w:t>
      </w:r>
      <w:r w:rsidR="00000000">
        <w:rPr>
          <w:color w:val="000000"/>
          <w:sz w:val="28"/>
          <w:szCs w:val="28"/>
        </w:rPr>
        <w:t>).</w:t>
      </w:r>
      <w:r>
        <w:rPr>
          <w:color w:val="000000"/>
          <w:sz w:val="28"/>
          <w:szCs w:val="28"/>
        </w:rPr>
        <w:t xml:space="preserve"> </w:t>
      </w:r>
      <w:r w:rsidR="00000000">
        <w:rPr>
          <w:color w:val="000000"/>
          <w:sz w:val="28"/>
          <w:szCs w:val="28"/>
        </w:rPr>
        <w:t>These hyperparameters balance convergence speed, memory footprint, and regularization for the LoRA setting.</w:t>
      </w:r>
    </w:p>
    <w:p w14:paraId="5D1369D4" w14:textId="77777777" w:rsidR="0041073B" w:rsidRDefault="0041073B">
      <w:pPr>
        <w:spacing w:line="360" w:lineRule="auto"/>
        <w:ind w:left="227" w:firstLine="493"/>
        <w:rPr>
          <w:ins w:id="86" w:author="Unknown" w:date="2026-03-23T10:39:00Z"/>
          <w:sz w:val="28"/>
          <w:szCs w:val="28"/>
        </w:rPr>
      </w:pPr>
    </w:p>
    <w:p w14:paraId="4CCFDCBC" w14:textId="356874FD" w:rsidR="0041073B" w:rsidRPr="00BB3AD1" w:rsidRDefault="00000000" w:rsidP="00BB3AD1">
      <w:pPr>
        <w:ind w:left="453"/>
        <w:jc w:val="center"/>
        <w:rPr>
          <w:sz w:val="28"/>
        </w:rPr>
      </w:pPr>
      <w:r w:rsidRPr="00BB3AD1">
        <w:rPr>
          <w:sz w:val="28"/>
        </w:rPr>
        <w:t>Table 4.</w:t>
      </w:r>
      <w:r w:rsidR="00BB1484" w:rsidRPr="00BB3AD1">
        <w:rPr>
          <w:sz w:val="28"/>
        </w:rPr>
        <w:t>8</w:t>
      </w:r>
      <w:r w:rsidRPr="00BB3AD1">
        <w:rPr>
          <w:sz w:val="28"/>
        </w:rPr>
        <w:t xml:space="preserve"> SFT Configuration</w:t>
      </w:r>
    </w:p>
    <w:tbl>
      <w:tblPr>
        <w:tblStyle w:val="TableGridLight"/>
        <w:tblpPr w:leftFromText="180" w:rightFromText="180" w:vertAnchor="text" w:tblpXSpec="center" w:tblpY="28"/>
        <w:tblOverlap w:val="never"/>
        <w:tblW w:w="5098" w:type="dxa"/>
        <w:tblLook w:val="04A0" w:firstRow="1" w:lastRow="0" w:firstColumn="1" w:lastColumn="0" w:noHBand="0" w:noVBand="1"/>
      </w:tblPr>
      <w:tblGrid>
        <w:gridCol w:w="3482"/>
        <w:gridCol w:w="1616"/>
      </w:tblGrid>
      <w:tr w:rsidR="0041073B" w14:paraId="5E2926A1" w14:textId="77777777" w:rsidTr="00BB1484">
        <w:tc>
          <w:tcPr>
            <w:tcW w:w="3482" w:type="dxa"/>
          </w:tcPr>
          <w:p w14:paraId="5D53E64C" w14:textId="77777777" w:rsidR="0041073B" w:rsidRPr="00BB1484" w:rsidRDefault="00000000">
            <w:pPr>
              <w:rPr>
                <w:b/>
                <w:bCs/>
                <w:sz w:val="24"/>
                <w:szCs w:val="24"/>
                <w:lang w:val="en-IN"/>
              </w:rPr>
            </w:pPr>
            <w:r w:rsidRPr="00BB1484">
              <w:rPr>
                <w:b/>
                <w:bCs/>
                <w:sz w:val="24"/>
                <w:szCs w:val="24"/>
                <w:lang w:val="en-IN"/>
              </w:rPr>
              <w:t>Parameter</w:t>
            </w:r>
          </w:p>
        </w:tc>
        <w:tc>
          <w:tcPr>
            <w:tcW w:w="1616" w:type="dxa"/>
          </w:tcPr>
          <w:p w14:paraId="76B6CED1" w14:textId="77777777" w:rsidR="0041073B" w:rsidRPr="00BB1484" w:rsidRDefault="00000000">
            <w:pPr>
              <w:rPr>
                <w:b/>
                <w:bCs/>
                <w:sz w:val="24"/>
                <w:szCs w:val="24"/>
                <w:lang w:val="en-IN"/>
              </w:rPr>
            </w:pPr>
            <w:r w:rsidRPr="00BB1484">
              <w:rPr>
                <w:b/>
                <w:bCs/>
                <w:sz w:val="24"/>
                <w:szCs w:val="24"/>
                <w:lang w:val="en-IN"/>
              </w:rPr>
              <w:t>Value</w:t>
            </w:r>
          </w:p>
        </w:tc>
      </w:tr>
      <w:tr w:rsidR="0041073B" w14:paraId="1FD7F23B" w14:textId="77777777" w:rsidTr="00BB1484">
        <w:tc>
          <w:tcPr>
            <w:tcW w:w="3482" w:type="dxa"/>
          </w:tcPr>
          <w:p w14:paraId="6BBBCE52" w14:textId="77777777" w:rsidR="0041073B" w:rsidRPr="00BB1484" w:rsidRDefault="00000000">
            <w:pPr>
              <w:rPr>
                <w:sz w:val="24"/>
                <w:szCs w:val="24"/>
                <w:lang w:val="en-IN"/>
              </w:rPr>
            </w:pPr>
            <w:r w:rsidRPr="00BB1484">
              <w:rPr>
                <w:sz w:val="24"/>
                <w:szCs w:val="24"/>
                <w:lang w:val="en-IN"/>
              </w:rPr>
              <w:t>num_train_epochs</w:t>
            </w:r>
          </w:p>
        </w:tc>
        <w:tc>
          <w:tcPr>
            <w:tcW w:w="1616" w:type="dxa"/>
          </w:tcPr>
          <w:p w14:paraId="1EE705D8" w14:textId="77777777" w:rsidR="0041073B" w:rsidRPr="00BB1484" w:rsidRDefault="00000000">
            <w:pPr>
              <w:rPr>
                <w:sz w:val="24"/>
                <w:szCs w:val="24"/>
                <w:lang w:val="en-IN"/>
              </w:rPr>
            </w:pPr>
            <w:r w:rsidRPr="00BB1484">
              <w:rPr>
                <w:sz w:val="24"/>
                <w:szCs w:val="24"/>
                <w:lang w:val="en-IN"/>
              </w:rPr>
              <w:t>3</w:t>
            </w:r>
          </w:p>
        </w:tc>
      </w:tr>
      <w:tr w:rsidR="0041073B" w14:paraId="24F7A3B1" w14:textId="77777777" w:rsidTr="00BB1484">
        <w:tc>
          <w:tcPr>
            <w:tcW w:w="3482" w:type="dxa"/>
          </w:tcPr>
          <w:p w14:paraId="3A749534" w14:textId="77777777" w:rsidR="0041073B" w:rsidRPr="00BB1484" w:rsidRDefault="00000000">
            <w:pPr>
              <w:rPr>
                <w:sz w:val="24"/>
                <w:szCs w:val="24"/>
                <w:lang w:val="en-IN"/>
              </w:rPr>
            </w:pPr>
            <w:r w:rsidRPr="00BB1484">
              <w:rPr>
                <w:sz w:val="24"/>
                <w:szCs w:val="24"/>
                <w:lang w:val="en-IN"/>
              </w:rPr>
              <w:t>per_device_train_batch_size</w:t>
            </w:r>
          </w:p>
        </w:tc>
        <w:tc>
          <w:tcPr>
            <w:tcW w:w="1616" w:type="dxa"/>
          </w:tcPr>
          <w:p w14:paraId="258CC894" w14:textId="77777777" w:rsidR="0041073B" w:rsidRPr="00BB1484" w:rsidRDefault="00000000">
            <w:pPr>
              <w:rPr>
                <w:sz w:val="24"/>
                <w:szCs w:val="24"/>
                <w:lang w:val="en-IN"/>
              </w:rPr>
            </w:pPr>
            <w:r w:rsidRPr="00BB1484">
              <w:rPr>
                <w:sz w:val="24"/>
                <w:szCs w:val="24"/>
                <w:lang w:val="en-IN"/>
              </w:rPr>
              <w:t>2</w:t>
            </w:r>
          </w:p>
        </w:tc>
      </w:tr>
      <w:tr w:rsidR="0041073B" w14:paraId="048FF164" w14:textId="77777777" w:rsidTr="00BB1484">
        <w:tc>
          <w:tcPr>
            <w:tcW w:w="3482" w:type="dxa"/>
          </w:tcPr>
          <w:p w14:paraId="4B4F938B" w14:textId="77777777" w:rsidR="0041073B" w:rsidRPr="00BB1484" w:rsidRDefault="00000000">
            <w:pPr>
              <w:rPr>
                <w:sz w:val="24"/>
                <w:szCs w:val="24"/>
                <w:lang w:val="en-IN"/>
              </w:rPr>
            </w:pPr>
            <w:r w:rsidRPr="00BB1484">
              <w:rPr>
                <w:sz w:val="24"/>
                <w:szCs w:val="24"/>
                <w:lang w:val="en-IN"/>
              </w:rPr>
              <w:t>gradient_accumulation_steps</w:t>
            </w:r>
          </w:p>
        </w:tc>
        <w:tc>
          <w:tcPr>
            <w:tcW w:w="1616" w:type="dxa"/>
          </w:tcPr>
          <w:p w14:paraId="46DC17F5" w14:textId="77777777" w:rsidR="0041073B" w:rsidRPr="00BB1484" w:rsidRDefault="00000000">
            <w:pPr>
              <w:rPr>
                <w:sz w:val="24"/>
                <w:szCs w:val="24"/>
                <w:lang w:val="en-IN"/>
              </w:rPr>
            </w:pPr>
            <w:r w:rsidRPr="00BB1484">
              <w:rPr>
                <w:sz w:val="24"/>
                <w:szCs w:val="24"/>
                <w:lang w:val="en-IN"/>
              </w:rPr>
              <w:t>4</w:t>
            </w:r>
          </w:p>
        </w:tc>
      </w:tr>
      <w:tr w:rsidR="0041073B" w14:paraId="5454C5D3" w14:textId="77777777" w:rsidTr="00BB1484">
        <w:tc>
          <w:tcPr>
            <w:tcW w:w="3482" w:type="dxa"/>
          </w:tcPr>
          <w:p w14:paraId="212C4593" w14:textId="77777777" w:rsidR="0041073B" w:rsidRPr="00BB1484" w:rsidRDefault="00000000">
            <w:pPr>
              <w:rPr>
                <w:sz w:val="24"/>
                <w:szCs w:val="24"/>
                <w:lang w:val="en-IN"/>
              </w:rPr>
            </w:pPr>
            <w:r w:rsidRPr="00BB1484">
              <w:rPr>
                <w:sz w:val="24"/>
                <w:szCs w:val="24"/>
                <w:lang w:val="en-IN"/>
              </w:rPr>
              <w:t>learning_rate</w:t>
            </w:r>
          </w:p>
        </w:tc>
        <w:tc>
          <w:tcPr>
            <w:tcW w:w="1616" w:type="dxa"/>
          </w:tcPr>
          <w:p w14:paraId="3A75CD61" w14:textId="77777777" w:rsidR="0041073B" w:rsidRPr="00BB1484" w:rsidRDefault="00000000">
            <w:pPr>
              <w:rPr>
                <w:sz w:val="24"/>
                <w:szCs w:val="24"/>
                <w:lang w:val="en-IN"/>
              </w:rPr>
            </w:pPr>
            <w:r w:rsidRPr="00BB1484">
              <w:rPr>
                <w:sz w:val="24"/>
                <w:szCs w:val="24"/>
                <w:lang w:val="en-IN"/>
              </w:rPr>
              <w:t>2e-4</w:t>
            </w:r>
          </w:p>
        </w:tc>
      </w:tr>
      <w:tr w:rsidR="0041073B" w14:paraId="48B81BC5" w14:textId="77777777" w:rsidTr="00BB1484">
        <w:tc>
          <w:tcPr>
            <w:tcW w:w="3482" w:type="dxa"/>
          </w:tcPr>
          <w:p w14:paraId="53360359" w14:textId="77777777" w:rsidR="0041073B" w:rsidRPr="00BB1484" w:rsidRDefault="00000000">
            <w:pPr>
              <w:rPr>
                <w:sz w:val="24"/>
                <w:szCs w:val="24"/>
                <w:lang w:val="en-IN"/>
              </w:rPr>
            </w:pPr>
            <w:r w:rsidRPr="00BB1484">
              <w:rPr>
                <w:sz w:val="24"/>
                <w:szCs w:val="24"/>
                <w:lang w:val="en-IN"/>
              </w:rPr>
              <w:t>weight_decay</w:t>
            </w:r>
          </w:p>
        </w:tc>
        <w:tc>
          <w:tcPr>
            <w:tcW w:w="1616" w:type="dxa"/>
          </w:tcPr>
          <w:p w14:paraId="5A2B430C" w14:textId="77777777" w:rsidR="0041073B" w:rsidRPr="00BB1484" w:rsidRDefault="00000000">
            <w:pPr>
              <w:rPr>
                <w:sz w:val="24"/>
                <w:szCs w:val="24"/>
                <w:lang w:val="en-IN"/>
              </w:rPr>
            </w:pPr>
            <w:r w:rsidRPr="00BB1484">
              <w:rPr>
                <w:sz w:val="24"/>
                <w:szCs w:val="24"/>
                <w:lang w:val="en-IN"/>
              </w:rPr>
              <w:t>0.01</w:t>
            </w:r>
          </w:p>
        </w:tc>
      </w:tr>
      <w:tr w:rsidR="0041073B" w14:paraId="563DD853" w14:textId="77777777" w:rsidTr="00BB1484">
        <w:tc>
          <w:tcPr>
            <w:tcW w:w="3482" w:type="dxa"/>
          </w:tcPr>
          <w:p w14:paraId="5A0E2A6F" w14:textId="77777777" w:rsidR="0041073B" w:rsidRPr="00BB1484" w:rsidRDefault="00000000">
            <w:pPr>
              <w:rPr>
                <w:sz w:val="24"/>
                <w:szCs w:val="24"/>
                <w:lang w:val="en-IN"/>
              </w:rPr>
            </w:pPr>
            <w:r w:rsidRPr="00BB1484">
              <w:rPr>
                <w:sz w:val="24"/>
                <w:szCs w:val="24"/>
                <w:lang w:val="en-IN"/>
              </w:rPr>
              <w:t>warmup_ratio</w:t>
            </w:r>
          </w:p>
        </w:tc>
        <w:tc>
          <w:tcPr>
            <w:tcW w:w="1616" w:type="dxa"/>
          </w:tcPr>
          <w:p w14:paraId="6C7EC44E" w14:textId="77777777" w:rsidR="0041073B" w:rsidRPr="00BB1484" w:rsidRDefault="00000000">
            <w:pPr>
              <w:rPr>
                <w:sz w:val="24"/>
                <w:szCs w:val="24"/>
                <w:lang w:val="en-IN"/>
              </w:rPr>
            </w:pPr>
            <w:r w:rsidRPr="00BB1484">
              <w:rPr>
                <w:sz w:val="24"/>
                <w:szCs w:val="24"/>
                <w:lang w:val="en-IN"/>
              </w:rPr>
              <w:t>0.03</w:t>
            </w:r>
          </w:p>
        </w:tc>
      </w:tr>
      <w:tr w:rsidR="0041073B" w14:paraId="1C15713F" w14:textId="77777777" w:rsidTr="00BB1484">
        <w:tc>
          <w:tcPr>
            <w:tcW w:w="3482" w:type="dxa"/>
          </w:tcPr>
          <w:p w14:paraId="1DA0C8E3" w14:textId="77777777" w:rsidR="0041073B" w:rsidRPr="00BB1484" w:rsidRDefault="00000000">
            <w:pPr>
              <w:rPr>
                <w:sz w:val="24"/>
                <w:szCs w:val="24"/>
                <w:lang w:val="en-IN"/>
              </w:rPr>
            </w:pPr>
            <w:r w:rsidRPr="00BB1484">
              <w:rPr>
                <w:sz w:val="24"/>
                <w:szCs w:val="24"/>
                <w:lang w:val="en-IN"/>
              </w:rPr>
              <w:t>lr_scheduler_type</w:t>
            </w:r>
          </w:p>
        </w:tc>
        <w:tc>
          <w:tcPr>
            <w:tcW w:w="1616" w:type="dxa"/>
          </w:tcPr>
          <w:p w14:paraId="3C47730C" w14:textId="77777777" w:rsidR="0041073B" w:rsidRPr="00BB1484" w:rsidRDefault="00000000">
            <w:pPr>
              <w:rPr>
                <w:sz w:val="24"/>
                <w:szCs w:val="24"/>
                <w:lang w:val="en-IN"/>
              </w:rPr>
            </w:pPr>
            <w:r w:rsidRPr="00BB1484">
              <w:rPr>
                <w:sz w:val="24"/>
                <w:szCs w:val="24"/>
                <w:lang w:val="en-IN"/>
              </w:rPr>
              <w:t>cosine</w:t>
            </w:r>
          </w:p>
        </w:tc>
      </w:tr>
      <w:tr w:rsidR="0041073B" w14:paraId="370A209F" w14:textId="77777777" w:rsidTr="00BB1484">
        <w:tc>
          <w:tcPr>
            <w:tcW w:w="3482" w:type="dxa"/>
          </w:tcPr>
          <w:p w14:paraId="7DA64836" w14:textId="77777777" w:rsidR="0041073B" w:rsidRPr="00BB1484" w:rsidRDefault="00000000">
            <w:pPr>
              <w:rPr>
                <w:sz w:val="24"/>
                <w:szCs w:val="24"/>
                <w:lang w:val="en-IN"/>
              </w:rPr>
            </w:pPr>
            <w:r w:rsidRPr="00BB1484">
              <w:rPr>
                <w:sz w:val="24"/>
                <w:szCs w:val="24"/>
                <w:lang w:val="en-IN"/>
              </w:rPr>
              <w:t>max_grad_norm</w:t>
            </w:r>
          </w:p>
        </w:tc>
        <w:tc>
          <w:tcPr>
            <w:tcW w:w="1616" w:type="dxa"/>
          </w:tcPr>
          <w:p w14:paraId="6F2D4703" w14:textId="77777777" w:rsidR="0041073B" w:rsidRPr="00BB1484" w:rsidRDefault="00000000">
            <w:pPr>
              <w:rPr>
                <w:sz w:val="24"/>
                <w:szCs w:val="24"/>
                <w:lang w:val="en-IN"/>
              </w:rPr>
            </w:pPr>
            <w:r w:rsidRPr="00BB1484">
              <w:rPr>
                <w:sz w:val="24"/>
                <w:szCs w:val="24"/>
                <w:lang w:val="en-IN"/>
              </w:rPr>
              <w:t>0.3</w:t>
            </w:r>
          </w:p>
        </w:tc>
      </w:tr>
      <w:tr w:rsidR="0041073B" w14:paraId="1A1664AA" w14:textId="77777777" w:rsidTr="00BB1484">
        <w:tc>
          <w:tcPr>
            <w:tcW w:w="3482" w:type="dxa"/>
          </w:tcPr>
          <w:p w14:paraId="1A924835" w14:textId="77777777" w:rsidR="0041073B" w:rsidRPr="00BB1484" w:rsidRDefault="00000000">
            <w:pPr>
              <w:rPr>
                <w:sz w:val="24"/>
                <w:szCs w:val="24"/>
                <w:lang w:val="en-IN"/>
              </w:rPr>
            </w:pPr>
            <w:r w:rsidRPr="00BB1484">
              <w:rPr>
                <w:sz w:val="24"/>
                <w:szCs w:val="24"/>
                <w:lang w:val="en-IN"/>
              </w:rPr>
              <w:t>max_seq_length</w:t>
            </w:r>
          </w:p>
        </w:tc>
        <w:tc>
          <w:tcPr>
            <w:tcW w:w="1616" w:type="dxa"/>
          </w:tcPr>
          <w:p w14:paraId="78E8E7ED" w14:textId="77777777" w:rsidR="0041073B" w:rsidRPr="00BB1484" w:rsidRDefault="00000000">
            <w:pPr>
              <w:rPr>
                <w:sz w:val="24"/>
                <w:szCs w:val="24"/>
                <w:lang w:val="en-IN"/>
              </w:rPr>
            </w:pPr>
            <w:r w:rsidRPr="00BB1484">
              <w:rPr>
                <w:sz w:val="24"/>
                <w:szCs w:val="24"/>
                <w:lang w:val="en-IN"/>
              </w:rPr>
              <w:t>2048</w:t>
            </w:r>
          </w:p>
        </w:tc>
      </w:tr>
      <w:tr w:rsidR="0041073B" w14:paraId="51FA7D33" w14:textId="77777777" w:rsidTr="00BB1484">
        <w:tc>
          <w:tcPr>
            <w:tcW w:w="3482" w:type="dxa"/>
          </w:tcPr>
          <w:p w14:paraId="68208115" w14:textId="77777777" w:rsidR="0041073B" w:rsidRPr="00BB1484" w:rsidRDefault="00000000">
            <w:pPr>
              <w:rPr>
                <w:sz w:val="24"/>
                <w:szCs w:val="24"/>
                <w:lang w:val="en-IN"/>
              </w:rPr>
            </w:pPr>
            <w:r w:rsidRPr="00BB1484">
              <w:rPr>
                <w:sz w:val="24"/>
                <w:szCs w:val="24"/>
                <w:lang w:val="en-IN"/>
              </w:rPr>
              <w:t>packing</w:t>
            </w:r>
          </w:p>
        </w:tc>
        <w:tc>
          <w:tcPr>
            <w:tcW w:w="1616" w:type="dxa"/>
          </w:tcPr>
          <w:p w14:paraId="4204ECBA" w14:textId="77777777" w:rsidR="0041073B" w:rsidRPr="00BB1484" w:rsidRDefault="00000000">
            <w:pPr>
              <w:rPr>
                <w:sz w:val="24"/>
                <w:szCs w:val="24"/>
                <w:lang w:val="en-IN"/>
              </w:rPr>
            </w:pPr>
            <w:r w:rsidRPr="00BB1484">
              <w:rPr>
                <w:sz w:val="24"/>
                <w:szCs w:val="24"/>
                <w:lang w:val="en-IN"/>
              </w:rPr>
              <w:t>False</w:t>
            </w:r>
          </w:p>
        </w:tc>
      </w:tr>
      <w:tr w:rsidR="0041073B" w14:paraId="245723BE" w14:textId="77777777" w:rsidTr="00BB1484">
        <w:tc>
          <w:tcPr>
            <w:tcW w:w="3482" w:type="dxa"/>
          </w:tcPr>
          <w:p w14:paraId="11A2015F" w14:textId="77777777" w:rsidR="0041073B" w:rsidRPr="00BB1484" w:rsidRDefault="00000000">
            <w:pPr>
              <w:rPr>
                <w:sz w:val="24"/>
                <w:szCs w:val="24"/>
                <w:lang w:val="en-IN"/>
              </w:rPr>
            </w:pPr>
            <w:r w:rsidRPr="00BB1484">
              <w:rPr>
                <w:sz w:val="24"/>
                <w:szCs w:val="24"/>
                <w:lang w:val="en-IN"/>
              </w:rPr>
              <w:t>bf16 / fp16</w:t>
            </w:r>
          </w:p>
        </w:tc>
        <w:tc>
          <w:tcPr>
            <w:tcW w:w="1616" w:type="dxa"/>
          </w:tcPr>
          <w:p w14:paraId="0F1B45F3" w14:textId="77777777" w:rsidR="0041073B" w:rsidRPr="00BB1484" w:rsidRDefault="00000000">
            <w:pPr>
              <w:rPr>
                <w:sz w:val="24"/>
                <w:szCs w:val="24"/>
                <w:lang w:val="en-IN"/>
              </w:rPr>
            </w:pPr>
            <w:r w:rsidRPr="00BB1484">
              <w:rPr>
                <w:sz w:val="24"/>
                <w:szCs w:val="24"/>
                <w:lang w:val="en-IN"/>
              </w:rPr>
              <w:t>auto-detect</w:t>
            </w:r>
          </w:p>
        </w:tc>
      </w:tr>
      <w:tr w:rsidR="0041073B" w14:paraId="58A8DF90" w14:textId="77777777" w:rsidTr="00BB1484">
        <w:tc>
          <w:tcPr>
            <w:tcW w:w="3482" w:type="dxa"/>
          </w:tcPr>
          <w:p w14:paraId="3E02E6CC" w14:textId="77777777" w:rsidR="0041073B" w:rsidRPr="00BB1484" w:rsidRDefault="00000000">
            <w:pPr>
              <w:rPr>
                <w:sz w:val="24"/>
                <w:szCs w:val="24"/>
                <w:lang w:val="en-IN"/>
              </w:rPr>
            </w:pPr>
            <w:r w:rsidRPr="00BB1484">
              <w:rPr>
                <w:sz w:val="24"/>
                <w:szCs w:val="24"/>
                <w:lang w:val="en-IN"/>
              </w:rPr>
              <w:t>save_strategy</w:t>
            </w:r>
          </w:p>
        </w:tc>
        <w:tc>
          <w:tcPr>
            <w:tcW w:w="1616" w:type="dxa"/>
          </w:tcPr>
          <w:p w14:paraId="105CF17C" w14:textId="77777777" w:rsidR="0041073B" w:rsidRPr="00BB1484" w:rsidRDefault="00000000">
            <w:pPr>
              <w:rPr>
                <w:sz w:val="24"/>
                <w:szCs w:val="24"/>
                <w:lang w:val="en-IN"/>
              </w:rPr>
            </w:pPr>
            <w:r w:rsidRPr="00BB1484">
              <w:rPr>
                <w:sz w:val="24"/>
                <w:szCs w:val="24"/>
                <w:lang w:val="en-IN"/>
              </w:rPr>
              <w:t>epoch</w:t>
            </w:r>
          </w:p>
        </w:tc>
      </w:tr>
      <w:tr w:rsidR="0041073B" w14:paraId="77AE1263" w14:textId="77777777" w:rsidTr="00BB1484">
        <w:tc>
          <w:tcPr>
            <w:tcW w:w="3482" w:type="dxa"/>
          </w:tcPr>
          <w:p w14:paraId="61957605" w14:textId="77777777" w:rsidR="0041073B" w:rsidRPr="00BB1484" w:rsidRDefault="00000000">
            <w:pPr>
              <w:rPr>
                <w:sz w:val="24"/>
                <w:szCs w:val="24"/>
                <w:lang w:val="en-IN"/>
              </w:rPr>
            </w:pPr>
            <w:r w:rsidRPr="00BB1484">
              <w:rPr>
                <w:sz w:val="24"/>
                <w:szCs w:val="24"/>
                <w:lang w:val="en-IN"/>
              </w:rPr>
              <w:t>save_total_limit</w:t>
            </w:r>
          </w:p>
        </w:tc>
        <w:tc>
          <w:tcPr>
            <w:tcW w:w="1616" w:type="dxa"/>
          </w:tcPr>
          <w:p w14:paraId="3DDD8E6F" w14:textId="77777777" w:rsidR="0041073B" w:rsidRPr="00BB1484" w:rsidRDefault="00000000">
            <w:pPr>
              <w:rPr>
                <w:sz w:val="24"/>
                <w:szCs w:val="24"/>
                <w:lang w:val="en-IN"/>
              </w:rPr>
            </w:pPr>
            <w:r w:rsidRPr="00BB1484">
              <w:rPr>
                <w:sz w:val="24"/>
                <w:szCs w:val="24"/>
                <w:lang w:val="en-IN"/>
              </w:rPr>
              <w:t>1</w:t>
            </w:r>
          </w:p>
        </w:tc>
      </w:tr>
      <w:tr w:rsidR="0041073B" w14:paraId="254A36FA" w14:textId="77777777" w:rsidTr="00BB1484">
        <w:tc>
          <w:tcPr>
            <w:tcW w:w="3482" w:type="dxa"/>
          </w:tcPr>
          <w:p w14:paraId="6C04468A" w14:textId="77777777" w:rsidR="0041073B" w:rsidRPr="00BB1484" w:rsidRDefault="00000000">
            <w:pPr>
              <w:rPr>
                <w:sz w:val="24"/>
                <w:szCs w:val="24"/>
                <w:lang w:val="en-IN"/>
              </w:rPr>
            </w:pPr>
            <w:r w:rsidRPr="00BB1484">
              <w:rPr>
                <w:sz w:val="24"/>
                <w:szCs w:val="24"/>
                <w:lang w:val="en-IN"/>
              </w:rPr>
              <w:t>logging_steps</w:t>
            </w:r>
          </w:p>
        </w:tc>
        <w:tc>
          <w:tcPr>
            <w:tcW w:w="1616" w:type="dxa"/>
          </w:tcPr>
          <w:p w14:paraId="7B130F98" w14:textId="77777777" w:rsidR="0041073B" w:rsidRPr="00BB1484" w:rsidRDefault="00000000">
            <w:pPr>
              <w:rPr>
                <w:sz w:val="24"/>
                <w:szCs w:val="24"/>
                <w:lang w:val="en-IN"/>
              </w:rPr>
            </w:pPr>
            <w:r w:rsidRPr="00BB1484">
              <w:rPr>
                <w:sz w:val="24"/>
                <w:szCs w:val="24"/>
                <w:lang w:val="en-IN"/>
              </w:rPr>
              <w:t>5</w:t>
            </w:r>
          </w:p>
        </w:tc>
      </w:tr>
    </w:tbl>
    <w:p w14:paraId="2B2BD8EF" w14:textId="77777777" w:rsidR="0041073B" w:rsidRDefault="0041073B">
      <w:pPr>
        <w:spacing w:line="360" w:lineRule="auto"/>
        <w:ind w:left="227" w:firstLine="493"/>
        <w:rPr>
          <w:sz w:val="28"/>
          <w:szCs w:val="28"/>
        </w:rPr>
      </w:pPr>
    </w:p>
    <w:p w14:paraId="4C2E0092" w14:textId="77777777" w:rsidR="0041073B" w:rsidRDefault="0041073B"/>
    <w:p w14:paraId="1BD8C047" w14:textId="77777777" w:rsidR="0041073B" w:rsidRDefault="0041073B"/>
    <w:p w14:paraId="65551219" w14:textId="77777777" w:rsidR="0041073B" w:rsidRDefault="0041073B"/>
    <w:p w14:paraId="0BA42CAA" w14:textId="77777777" w:rsidR="0041073B" w:rsidRDefault="0041073B">
      <w:pPr>
        <w:spacing w:line="360" w:lineRule="auto"/>
        <w:ind w:left="227" w:firstLine="493"/>
        <w:rPr>
          <w:sz w:val="28"/>
          <w:szCs w:val="28"/>
        </w:rPr>
      </w:pPr>
    </w:p>
    <w:p w14:paraId="34523898" w14:textId="77777777" w:rsidR="0041073B" w:rsidRDefault="0041073B">
      <w:pPr>
        <w:spacing w:line="360" w:lineRule="auto"/>
        <w:ind w:left="227" w:firstLine="493"/>
        <w:rPr>
          <w:sz w:val="28"/>
          <w:szCs w:val="28"/>
        </w:rPr>
      </w:pPr>
    </w:p>
    <w:p w14:paraId="5151F9F5" w14:textId="77777777" w:rsidR="0041073B" w:rsidRDefault="0041073B">
      <w:pPr>
        <w:spacing w:line="360" w:lineRule="auto"/>
        <w:ind w:left="227" w:firstLine="493"/>
        <w:rPr>
          <w:sz w:val="28"/>
          <w:szCs w:val="28"/>
        </w:rPr>
      </w:pPr>
    </w:p>
    <w:p w14:paraId="50EF0492" w14:textId="77777777" w:rsidR="0041073B" w:rsidRDefault="0041073B">
      <w:pPr>
        <w:spacing w:line="360" w:lineRule="auto"/>
        <w:ind w:left="227" w:firstLine="493"/>
        <w:rPr>
          <w:sz w:val="28"/>
          <w:szCs w:val="28"/>
        </w:rPr>
      </w:pPr>
    </w:p>
    <w:p w14:paraId="7C8F2356" w14:textId="77777777" w:rsidR="0041073B" w:rsidRDefault="0041073B">
      <w:pPr>
        <w:spacing w:line="360" w:lineRule="auto"/>
        <w:ind w:left="227" w:firstLine="493"/>
        <w:rPr>
          <w:sz w:val="28"/>
          <w:szCs w:val="28"/>
        </w:rPr>
      </w:pPr>
    </w:p>
    <w:p w14:paraId="1A4B9354" w14:textId="77777777" w:rsidR="0041073B" w:rsidRDefault="0041073B">
      <w:pPr>
        <w:spacing w:line="360" w:lineRule="auto"/>
        <w:ind w:left="227" w:firstLine="493"/>
        <w:rPr>
          <w:sz w:val="28"/>
          <w:szCs w:val="28"/>
        </w:rPr>
      </w:pPr>
    </w:p>
    <w:p w14:paraId="605FC55F" w14:textId="77777777" w:rsidR="0041073B" w:rsidRDefault="0041073B">
      <w:pPr>
        <w:spacing w:line="360" w:lineRule="auto"/>
        <w:ind w:left="227" w:firstLine="493"/>
        <w:rPr>
          <w:sz w:val="28"/>
          <w:szCs w:val="28"/>
        </w:rPr>
      </w:pPr>
    </w:p>
    <w:p w14:paraId="484ED46F" w14:textId="77777777" w:rsidR="0041073B" w:rsidRDefault="0041073B">
      <w:pPr>
        <w:spacing w:line="360" w:lineRule="auto"/>
        <w:rPr>
          <w:sz w:val="28"/>
          <w:szCs w:val="28"/>
          <w:lang w:val="en-IN"/>
        </w:rPr>
      </w:pPr>
    </w:p>
    <w:p w14:paraId="13386EB5" w14:textId="77777777" w:rsidR="0041073B" w:rsidRDefault="00000000">
      <w:pPr>
        <w:spacing w:line="360" w:lineRule="auto"/>
        <w:ind w:left="227"/>
        <w:rPr>
          <w:b/>
          <w:bCs/>
          <w:sz w:val="28"/>
          <w:szCs w:val="28"/>
          <w:lang w:val="en-IN"/>
        </w:rPr>
      </w:pPr>
      <w:r>
        <w:rPr>
          <w:b/>
          <w:bCs/>
          <w:sz w:val="28"/>
          <w:szCs w:val="28"/>
          <w:lang w:val="en-IN"/>
        </w:rPr>
        <w:t>4.5.3.1  LoRA Adapter count calculation</w:t>
      </w:r>
    </w:p>
    <w:p w14:paraId="0CD77A5D" w14:textId="77777777" w:rsidR="00BB1484" w:rsidRDefault="00BB1484">
      <w:pPr>
        <w:spacing w:line="360" w:lineRule="auto"/>
        <w:ind w:left="227"/>
        <w:rPr>
          <w:b/>
          <w:bCs/>
          <w:sz w:val="28"/>
          <w:szCs w:val="28"/>
          <w:lang w:val="en-IN"/>
        </w:rPr>
      </w:pPr>
    </w:p>
    <w:p w14:paraId="76FBDB0F" w14:textId="77777777" w:rsidR="0041073B" w:rsidRDefault="00000000" w:rsidP="00BB1484">
      <w:pPr>
        <w:spacing w:line="360" w:lineRule="auto"/>
        <w:ind w:left="227" w:firstLine="493"/>
        <w:rPr>
          <w:sz w:val="28"/>
          <w:szCs w:val="28"/>
          <w:lang w:val="en-IN"/>
        </w:rPr>
      </w:pPr>
      <w:r>
        <w:rPr>
          <w:sz w:val="28"/>
          <w:szCs w:val="28"/>
          <w:lang w:val="en-IN"/>
        </w:rPr>
        <w:t>Each targeted module receives two matrices - A and B - one per direction of the decomposition. With 36 transformer layers and 7 projections per layer:</w:t>
      </w:r>
    </w:p>
    <w:p w14:paraId="370FCF54" w14:textId="77777777" w:rsidR="0041073B" w:rsidRDefault="00000000">
      <w:pPr>
        <w:spacing w:line="360" w:lineRule="auto"/>
        <w:ind w:left="227"/>
        <w:jc w:val="center"/>
        <w:rPr>
          <w:sz w:val="28"/>
          <w:szCs w:val="28"/>
          <w:lang w:val="en-IN"/>
        </w:rPr>
      </w:pPr>
      <w:r>
        <w:rPr>
          <w:i/>
          <w:iCs/>
          <w:sz w:val="28"/>
          <w:szCs w:val="28"/>
          <w:lang w:val="en-IN"/>
        </w:rPr>
        <w:t>36 layers  ×  7 modules  ×  2 matrices  =  504</w:t>
      </w:r>
    </w:p>
    <w:p w14:paraId="0EE1D204" w14:textId="77777777" w:rsidR="0041073B" w:rsidRDefault="0041073B">
      <w:pPr>
        <w:spacing w:line="360" w:lineRule="auto"/>
        <w:rPr>
          <w:sz w:val="28"/>
          <w:szCs w:val="28"/>
          <w:lang w:val="en-IN"/>
        </w:rPr>
      </w:pPr>
    </w:p>
    <w:p w14:paraId="08428ED7" w14:textId="77777777" w:rsidR="0041073B" w:rsidRDefault="00000000">
      <w:pPr>
        <w:spacing w:line="360" w:lineRule="auto"/>
        <w:ind w:left="227"/>
        <w:rPr>
          <w:b/>
          <w:bCs/>
          <w:sz w:val="28"/>
          <w:szCs w:val="28"/>
          <w:lang w:val="en-IN"/>
        </w:rPr>
      </w:pPr>
      <w:r>
        <w:rPr>
          <w:b/>
          <w:bCs/>
          <w:sz w:val="28"/>
          <w:szCs w:val="28"/>
          <w:lang w:val="en-IN"/>
        </w:rPr>
        <w:t>4.5.3.2 Reduction in Trainable Parameters</w:t>
      </w:r>
    </w:p>
    <w:p w14:paraId="2CA05C1D" w14:textId="77777777" w:rsidR="00BB1484" w:rsidRDefault="00BB1484" w:rsidP="00BB1484">
      <w:pPr>
        <w:spacing w:line="360" w:lineRule="auto"/>
        <w:ind w:left="227" w:firstLine="493"/>
        <w:jc w:val="both"/>
        <w:rPr>
          <w:sz w:val="28"/>
          <w:szCs w:val="28"/>
        </w:rPr>
      </w:pPr>
    </w:p>
    <w:p w14:paraId="3768178D" w14:textId="09B62B1B" w:rsidR="0041073B" w:rsidRDefault="00000000" w:rsidP="00BB1484">
      <w:pPr>
        <w:spacing w:line="360" w:lineRule="auto"/>
        <w:ind w:left="227" w:firstLine="493"/>
        <w:jc w:val="both"/>
        <w:rPr>
          <w:sz w:val="28"/>
          <w:szCs w:val="28"/>
        </w:rPr>
      </w:pPr>
      <w:r>
        <w:rPr>
          <w:sz w:val="28"/>
          <w:szCs w:val="28"/>
        </w:rPr>
        <w:t xml:space="preserve">The 7 targeted projection modules contain approximately 2.77 billion </w:t>
      </w:r>
      <w:r>
        <w:rPr>
          <w:sz w:val="28"/>
          <w:szCs w:val="28"/>
        </w:rPr>
        <w:lastRenderedPageBreak/>
        <w:t>parameters in total. With LoRA at rank 16, each layer contributes 831,488 trainable parameters across all 7 modules:</w:t>
      </w:r>
    </w:p>
    <w:p w14:paraId="2F5C486D" w14:textId="77777777" w:rsidR="0041073B" w:rsidRDefault="00000000">
      <w:pPr>
        <w:spacing w:line="360" w:lineRule="auto"/>
        <w:ind w:left="227"/>
        <w:jc w:val="center"/>
        <w:rPr>
          <w:sz w:val="28"/>
          <w:szCs w:val="28"/>
        </w:rPr>
      </w:pPr>
      <w:r>
        <w:rPr>
          <w:i/>
          <w:iCs/>
          <w:sz w:val="28"/>
          <w:szCs w:val="28"/>
        </w:rPr>
        <w:t>36  ×  831,488  ≈  29.9 M  trainable params</w:t>
      </w:r>
    </w:p>
    <w:p w14:paraId="02534D07" w14:textId="77777777" w:rsidR="0041073B" w:rsidRPr="00BB1484" w:rsidRDefault="00000000">
      <w:pPr>
        <w:spacing w:line="360" w:lineRule="auto"/>
        <w:ind w:left="227"/>
        <w:jc w:val="center"/>
        <w:rPr>
          <w:i/>
          <w:iCs/>
          <w:sz w:val="28"/>
          <w:szCs w:val="28"/>
        </w:rPr>
      </w:pPr>
      <w:r w:rsidRPr="00BB1484">
        <w:rPr>
          <w:i/>
          <w:iCs/>
          <w:sz w:val="28"/>
          <w:szCs w:val="28"/>
        </w:rPr>
        <w:t>Reduction factor  ≈  2,770,000,000 / 29,900,000  ≈  93×</w:t>
      </w:r>
    </w:p>
    <w:p w14:paraId="50BEA756" w14:textId="53D90EB9" w:rsidR="0041073B" w:rsidRDefault="00000000">
      <w:pPr>
        <w:spacing w:line="360" w:lineRule="auto"/>
        <w:ind w:left="227" w:firstLine="720"/>
        <w:jc w:val="both"/>
        <w:rPr>
          <w:sz w:val="28"/>
          <w:szCs w:val="28"/>
        </w:rPr>
      </w:pPr>
      <w:r w:rsidRPr="00BB1484">
        <w:rPr>
          <w:sz w:val="28"/>
          <w:szCs w:val="28"/>
        </w:rPr>
        <w:t>Thus the original trainable parameters during is 93 times smaller for LoRA than full fine tuning Table 4.</w:t>
      </w:r>
      <w:r w:rsidR="00D624A5">
        <w:rPr>
          <w:sz w:val="28"/>
          <w:szCs w:val="28"/>
        </w:rPr>
        <w:t>9</w:t>
      </w:r>
      <w:r w:rsidRPr="00BB1484">
        <w:rPr>
          <w:sz w:val="28"/>
          <w:szCs w:val="28"/>
        </w:rPr>
        <w:t>.</w:t>
      </w:r>
    </w:p>
    <w:p w14:paraId="2A4EA033" w14:textId="77777777" w:rsidR="00BB1484" w:rsidRPr="00BB1484" w:rsidRDefault="00BB1484" w:rsidP="00BB1484">
      <w:pPr>
        <w:spacing w:line="360" w:lineRule="auto"/>
        <w:jc w:val="both"/>
        <w:rPr>
          <w:sz w:val="28"/>
          <w:szCs w:val="28"/>
        </w:rPr>
      </w:pPr>
    </w:p>
    <w:p w14:paraId="3D266503" w14:textId="05E15D37" w:rsidR="0041073B" w:rsidRPr="00BB3AD1" w:rsidRDefault="00000000" w:rsidP="00BB3AD1">
      <w:pPr>
        <w:ind w:left="453"/>
        <w:jc w:val="center"/>
        <w:rPr>
          <w:sz w:val="28"/>
        </w:rPr>
      </w:pPr>
      <w:r w:rsidRPr="00BB3AD1">
        <w:rPr>
          <w:sz w:val="28"/>
        </w:rPr>
        <w:t>Table 4.</w:t>
      </w:r>
      <w:r w:rsidR="00D624A5">
        <w:rPr>
          <w:sz w:val="28"/>
        </w:rPr>
        <w:t>9</w:t>
      </w:r>
      <w:r w:rsidRPr="00BB3AD1">
        <w:rPr>
          <w:sz w:val="28"/>
        </w:rPr>
        <w:t xml:space="preserve"> Reduction count in trainable parameters</w:t>
      </w:r>
    </w:p>
    <w:p w14:paraId="04FDFB9C" w14:textId="77777777" w:rsidR="0041073B" w:rsidRDefault="0041073B">
      <w:pPr>
        <w:rPr>
          <w:lang w:val="en-IN"/>
        </w:rPr>
      </w:pPr>
    </w:p>
    <w:tbl>
      <w:tblPr>
        <w:tblStyle w:val="TableGridLight"/>
        <w:tblW w:w="6798" w:type="dxa"/>
        <w:jc w:val="center"/>
        <w:tblLook w:val="04A0" w:firstRow="1" w:lastRow="0" w:firstColumn="1" w:lastColumn="0" w:noHBand="0" w:noVBand="1"/>
      </w:tblPr>
      <w:tblGrid>
        <w:gridCol w:w="2053"/>
        <w:gridCol w:w="1768"/>
        <w:gridCol w:w="1532"/>
        <w:gridCol w:w="1445"/>
      </w:tblGrid>
      <w:tr w:rsidR="0041073B" w14:paraId="445CB83E" w14:textId="77777777">
        <w:trPr>
          <w:jc w:val="center"/>
        </w:trPr>
        <w:tc>
          <w:tcPr>
            <w:tcW w:w="2053" w:type="dxa"/>
          </w:tcPr>
          <w:p w14:paraId="1EAA4925" w14:textId="77777777" w:rsidR="0041073B" w:rsidRDefault="00000000">
            <w:pPr>
              <w:jc w:val="center"/>
              <w:rPr>
                <w:b/>
                <w:bCs/>
                <w:sz w:val="28"/>
                <w:szCs w:val="28"/>
                <w:lang w:val="en-IN"/>
              </w:rPr>
            </w:pPr>
            <w:r>
              <w:rPr>
                <w:b/>
                <w:bCs/>
                <w:sz w:val="28"/>
                <w:szCs w:val="28"/>
                <w:lang w:val="en-IN"/>
              </w:rPr>
              <w:t>Module</w:t>
            </w:r>
          </w:p>
        </w:tc>
        <w:tc>
          <w:tcPr>
            <w:tcW w:w="1768" w:type="dxa"/>
          </w:tcPr>
          <w:p w14:paraId="05C4D022" w14:textId="77777777" w:rsidR="0041073B" w:rsidRDefault="00000000">
            <w:pPr>
              <w:rPr>
                <w:b/>
                <w:bCs/>
                <w:sz w:val="28"/>
                <w:szCs w:val="28"/>
                <w:lang w:val="en-IN"/>
              </w:rPr>
            </w:pPr>
            <w:r>
              <w:rPr>
                <w:b/>
                <w:bCs/>
                <w:sz w:val="28"/>
                <w:szCs w:val="28"/>
                <w:lang w:val="en-IN"/>
              </w:rPr>
              <w:t>Original Params</w:t>
            </w:r>
          </w:p>
        </w:tc>
        <w:tc>
          <w:tcPr>
            <w:tcW w:w="1532" w:type="dxa"/>
          </w:tcPr>
          <w:p w14:paraId="6A716AF6" w14:textId="77777777" w:rsidR="0041073B" w:rsidRDefault="00000000">
            <w:pPr>
              <w:rPr>
                <w:b/>
                <w:bCs/>
                <w:sz w:val="28"/>
                <w:szCs w:val="28"/>
                <w:lang w:val="en-IN"/>
              </w:rPr>
            </w:pPr>
            <w:r>
              <w:rPr>
                <w:b/>
                <w:bCs/>
                <w:sz w:val="28"/>
                <w:szCs w:val="28"/>
                <w:lang w:val="en-IN"/>
              </w:rPr>
              <w:t>LoRA Params</w:t>
            </w:r>
          </w:p>
        </w:tc>
        <w:tc>
          <w:tcPr>
            <w:tcW w:w="1445" w:type="dxa"/>
          </w:tcPr>
          <w:p w14:paraId="1C214B91" w14:textId="77777777" w:rsidR="0041073B" w:rsidRDefault="00000000">
            <w:pPr>
              <w:rPr>
                <w:b/>
                <w:bCs/>
                <w:sz w:val="28"/>
                <w:szCs w:val="28"/>
                <w:lang w:val="en-IN"/>
              </w:rPr>
            </w:pPr>
            <w:r>
              <w:rPr>
                <w:b/>
                <w:bCs/>
                <w:sz w:val="28"/>
                <w:szCs w:val="28"/>
                <w:lang w:val="en-IN"/>
              </w:rPr>
              <w:t>Reduction</w:t>
            </w:r>
          </w:p>
        </w:tc>
      </w:tr>
      <w:tr w:rsidR="0041073B" w14:paraId="28F19444" w14:textId="77777777">
        <w:trPr>
          <w:jc w:val="center"/>
        </w:trPr>
        <w:tc>
          <w:tcPr>
            <w:tcW w:w="2053" w:type="dxa"/>
          </w:tcPr>
          <w:p w14:paraId="3414EFB3" w14:textId="77777777" w:rsidR="0041073B" w:rsidRDefault="00000000">
            <w:pPr>
              <w:rPr>
                <w:sz w:val="28"/>
                <w:szCs w:val="28"/>
                <w:lang w:val="en-IN"/>
              </w:rPr>
            </w:pPr>
            <w:r>
              <w:rPr>
                <w:sz w:val="28"/>
                <w:szCs w:val="28"/>
                <w:lang w:val="en-IN"/>
              </w:rPr>
              <w:t>k_proj, v_proj</w:t>
            </w:r>
          </w:p>
        </w:tc>
        <w:tc>
          <w:tcPr>
            <w:tcW w:w="1768" w:type="dxa"/>
          </w:tcPr>
          <w:p w14:paraId="223C8351" w14:textId="77777777" w:rsidR="0041073B" w:rsidRDefault="00000000">
            <w:pPr>
              <w:rPr>
                <w:sz w:val="28"/>
                <w:szCs w:val="28"/>
                <w:lang w:val="en-IN"/>
              </w:rPr>
            </w:pPr>
            <w:r>
              <w:rPr>
                <w:sz w:val="28"/>
                <w:szCs w:val="28"/>
                <w:lang w:val="en-IN"/>
              </w:rPr>
              <w:t>524,288</w:t>
            </w:r>
          </w:p>
        </w:tc>
        <w:tc>
          <w:tcPr>
            <w:tcW w:w="1532" w:type="dxa"/>
          </w:tcPr>
          <w:p w14:paraId="06867360" w14:textId="77777777" w:rsidR="0041073B" w:rsidRDefault="00000000">
            <w:pPr>
              <w:rPr>
                <w:sz w:val="28"/>
                <w:szCs w:val="28"/>
                <w:lang w:val="en-IN"/>
              </w:rPr>
            </w:pPr>
            <w:r>
              <w:rPr>
                <w:sz w:val="28"/>
                <w:szCs w:val="28"/>
                <w:lang w:val="en-IN"/>
              </w:rPr>
              <w:t>36,864</w:t>
            </w:r>
          </w:p>
        </w:tc>
        <w:tc>
          <w:tcPr>
            <w:tcW w:w="1445" w:type="dxa"/>
          </w:tcPr>
          <w:p w14:paraId="6F04DF25" w14:textId="77777777" w:rsidR="0041073B" w:rsidRDefault="00000000">
            <w:pPr>
              <w:rPr>
                <w:sz w:val="28"/>
                <w:szCs w:val="28"/>
                <w:lang w:val="en-IN"/>
              </w:rPr>
            </w:pPr>
            <w:r>
              <w:rPr>
                <w:sz w:val="28"/>
                <w:szCs w:val="28"/>
                <w:lang w:val="en-IN"/>
              </w:rPr>
              <w:t>~14×</w:t>
            </w:r>
          </w:p>
        </w:tc>
      </w:tr>
      <w:tr w:rsidR="0041073B" w14:paraId="461B787B" w14:textId="77777777">
        <w:trPr>
          <w:jc w:val="center"/>
        </w:trPr>
        <w:tc>
          <w:tcPr>
            <w:tcW w:w="2053" w:type="dxa"/>
          </w:tcPr>
          <w:p w14:paraId="56D1B810" w14:textId="77777777" w:rsidR="0041073B" w:rsidRDefault="00000000">
            <w:pPr>
              <w:rPr>
                <w:sz w:val="28"/>
                <w:szCs w:val="28"/>
                <w:lang w:val="en-IN"/>
              </w:rPr>
            </w:pPr>
            <w:r>
              <w:rPr>
                <w:sz w:val="28"/>
                <w:szCs w:val="28"/>
                <w:lang w:val="en-IN"/>
              </w:rPr>
              <w:t>q_proj, o_proj</w:t>
            </w:r>
          </w:p>
        </w:tc>
        <w:tc>
          <w:tcPr>
            <w:tcW w:w="1768" w:type="dxa"/>
          </w:tcPr>
          <w:p w14:paraId="468F22F7" w14:textId="77777777" w:rsidR="0041073B" w:rsidRDefault="00000000">
            <w:pPr>
              <w:rPr>
                <w:sz w:val="28"/>
                <w:szCs w:val="28"/>
                <w:lang w:val="en-IN"/>
              </w:rPr>
            </w:pPr>
            <w:r>
              <w:rPr>
                <w:sz w:val="28"/>
                <w:szCs w:val="28"/>
                <w:lang w:val="en-IN"/>
              </w:rPr>
              <w:t>4,194,304</w:t>
            </w:r>
          </w:p>
        </w:tc>
        <w:tc>
          <w:tcPr>
            <w:tcW w:w="1532" w:type="dxa"/>
          </w:tcPr>
          <w:p w14:paraId="7C3D3FCF" w14:textId="77777777" w:rsidR="0041073B" w:rsidRDefault="00000000">
            <w:pPr>
              <w:rPr>
                <w:sz w:val="28"/>
                <w:szCs w:val="28"/>
                <w:lang w:val="en-IN"/>
              </w:rPr>
            </w:pPr>
            <w:r>
              <w:rPr>
                <w:sz w:val="28"/>
                <w:szCs w:val="28"/>
                <w:lang w:val="en-IN"/>
              </w:rPr>
              <w:t>65,536</w:t>
            </w:r>
          </w:p>
        </w:tc>
        <w:tc>
          <w:tcPr>
            <w:tcW w:w="1445" w:type="dxa"/>
          </w:tcPr>
          <w:p w14:paraId="54C5DF7C" w14:textId="77777777" w:rsidR="0041073B" w:rsidRDefault="00000000">
            <w:pPr>
              <w:rPr>
                <w:sz w:val="28"/>
                <w:szCs w:val="28"/>
                <w:lang w:val="en-IN"/>
              </w:rPr>
            </w:pPr>
            <w:r>
              <w:rPr>
                <w:sz w:val="28"/>
                <w:szCs w:val="28"/>
                <w:lang w:val="en-IN"/>
              </w:rPr>
              <w:t>~64×</w:t>
            </w:r>
          </w:p>
        </w:tc>
      </w:tr>
      <w:tr w:rsidR="0041073B" w14:paraId="5AD817EC" w14:textId="77777777">
        <w:trPr>
          <w:jc w:val="center"/>
        </w:trPr>
        <w:tc>
          <w:tcPr>
            <w:tcW w:w="2053" w:type="dxa"/>
          </w:tcPr>
          <w:p w14:paraId="26E9D7C2" w14:textId="77777777" w:rsidR="0041073B" w:rsidRDefault="00000000">
            <w:pPr>
              <w:rPr>
                <w:sz w:val="28"/>
                <w:szCs w:val="28"/>
                <w:lang w:val="en-IN"/>
              </w:rPr>
            </w:pPr>
            <w:r>
              <w:rPr>
                <w:sz w:val="28"/>
                <w:szCs w:val="28"/>
                <w:lang w:val="en-IN"/>
              </w:rPr>
              <w:t>MLP (gate, up, down)</w:t>
            </w:r>
          </w:p>
        </w:tc>
        <w:tc>
          <w:tcPr>
            <w:tcW w:w="1768" w:type="dxa"/>
          </w:tcPr>
          <w:p w14:paraId="7406F57B" w14:textId="77777777" w:rsidR="0041073B" w:rsidRDefault="00000000">
            <w:pPr>
              <w:rPr>
                <w:sz w:val="28"/>
                <w:szCs w:val="28"/>
                <w:lang w:val="en-IN"/>
              </w:rPr>
            </w:pPr>
            <w:r>
              <w:rPr>
                <w:sz w:val="28"/>
                <w:szCs w:val="28"/>
                <w:lang w:val="en-IN"/>
              </w:rPr>
              <w:t>22,544,384</w:t>
            </w:r>
          </w:p>
        </w:tc>
        <w:tc>
          <w:tcPr>
            <w:tcW w:w="1532" w:type="dxa"/>
          </w:tcPr>
          <w:p w14:paraId="4A045EE0" w14:textId="77777777" w:rsidR="0041073B" w:rsidRDefault="00000000">
            <w:pPr>
              <w:rPr>
                <w:sz w:val="28"/>
                <w:szCs w:val="28"/>
                <w:lang w:val="en-IN"/>
              </w:rPr>
            </w:pPr>
            <w:r>
              <w:rPr>
                <w:sz w:val="28"/>
                <w:szCs w:val="28"/>
                <w:lang w:val="en-IN"/>
              </w:rPr>
              <w:t>208,896</w:t>
            </w:r>
          </w:p>
        </w:tc>
        <w:tc>
          <w:tcPr>
            <w:tcW w:w="1445" w:type="dxa"/>
          </w:tcPr>
          <w:p w14:paraId="24B8A67F" w14:textId="77777777" w:rsidR="0041073B" w:rsidRDefault="00000000">
            <w:pPr>
              <w:rPr>
                <w:sz w:val="28"/>
                <w:szCs w:val="28"/>
                <w:lang w:val="en-IN"/>
              </w:rPr>
            </w:pPr>
            <w:r>
              <w:rPr>
                <w:sz w:val="28"/>
                <w:szCs w:val="28"/>
                <w:lang w:val="en-IN"/>
              </w:rPr>
              <w:t>~108×</w:t>
            </w:r>
          </w:p>
        </w:tc>
      </w:tr>
    </w:tbl>
    <w:p w14:paraId="2F1AA502" w14:textId="77777777" w:rsidR="0041073B" w:rsidRDefault="00000000">
      <w:pPr>
        <w:pStyle w:val="BodyText"/>
        <w:spacing w:line="360" w:lineRule="auto"/>
        <w:rPr>
          <w:lang w:val="en-IN"/>
        </w:rPr>
      </w:pPr>
      <w:r>
        <w:rPr>
          <w:lang w:val="en-IN"/>
        </w:rPr>
        <w:tab/>
      </w:r>
      <w:r>
        <w:rPr>
          <w:lang w:val="en-IN"/>
        </w:rPr>
        <w:tab/>
      </w:r>
    </w:p>
    <w:p w14:paraId="2C390343" w14:textId="77777777" w:rsidR="0041073B" w:rsidRDefault="0041073B">
      <w:pPr>
        <w:spacing w:line="360" w:lineRule="auto"/>
        <w:rPr>
          <w:sz w:val="28"/>
          <w:szCs w:val="28"/>
        </w:rPr>
      </w:pPr>
    </w:p>
    <w:p w14:paraId="223EEA66" w14:textId="7989553D" w:rsidR="0041073B" w:rsidRPr="000A558E" w:rsidRDefault="000A558E" w:rsidP="000A558E">
      <w:pPr>
        <w:tabs>
          <w:tab w:val="left" w:pos="722"/>
        </w:tabs>
        <w:spacing w:after="240"/>
        <w:rPr>
          <w:b/>
          <w:spacing w:val="-8"/>
          <w:sz w:val="28"/>
        </w:rPr>
      </w:pPr>
      <w:r>
        <w:rPr>
          <w:b/>
          <w:spacing w:val="-8"/>
          <w:sz w:val="28"/>
        </w:rPr>
        <w:t xml:space="preserve">   </w:t>
      </w:r>
      <w:r w:rsidRPr="000A558E">
        <w:rPr>
          <w:b/>
          <w:spacing w:val="-8"/>
          <w:sz w:val="28"/>
        </w:rPr>
        <w:t>4.5.</w:t>
      </w:r>
      <w:r>
        <w:rPr>
          <w:b/>
          <w:spacing w:val="-8"/>
          <w:sz w:val="28"/>
        </w:rPr>
        <w:t>3</w:t>
      </w:r>
      <w:r w:rsidRPr="000A558E">
        <w:rPr>
          <w:b/>
          <w:spacing w:val="-8"/>
          <w:sz w:val="28"/>
        </w:rPr>
        <w:t xml:space="preserve"> </w:t>
      </w:r>
      <w:r>
        <w:rPr>
          <w:b/>
          <w:spacing w:val="-8"/>
          <w:sz w:val="28"/>
        </w:rPr>
        <w:t xml:space="preserve"> </w:t>
      </w:r>
      <w:r w:rsidR="00000000" w:rsidRPr="000A558E">
        <w:rPr>
          <w:b/>
          <w:spacing w:val="-8"/>
          <w:sz w:val="28"/>
        </w:rPr>
        <w:t>Federated Aggregation Module</w:t>
      </w:r>
    </w:p>
    <w:p w14:paraId="62B3025A" w14:textId="77777777" w:rsidR="0041073B" w:rsidRDefault="0041073B"/>
    <w:p w14:paraId="086E127C" w14:textId="77777777" w:rsidR="0041073B" w:rsidRDefault="00000000" w:rsidP="000A558E">
      <w:pPr>
        <w:spacing w:line="360" w:lineRule="auto"/>
        <w:ind w:left="227" w:firstLine="493"/>
        <w:jc w:val="both"/>
        <w:rPr>
          <w:sz w:val="28"/>
          <w:szCs w:val="28"/>
        </w:rPr>
      </w:pPr>
      <w:r>
        <w:rPr>
          <w:sz w:val="28"/>
          <w:szCs w:val="28"/>
        </w:rPr>
        <w:t>Three datasets are fine-tuned independently, each producing its own set of LoRA adapters, which are then aggregated using Federated Averaging (FedAvg) implemented in two distinct approaches.</w:t>
      </w:r>
    </w:p>
    <w:p w14:paraId="01C7E615" w14:textId="77777777" w:rsidR="0041073B" w:rsidRDefault="0041073B" w:rsidP="000A558E">
      <w:pPr>
        <w:spacing w:line="360" w:lineRule="auto"/>
        <w:ind w:left="227" w:firstLine="493"/>
        <w:jc w:val="both"/>
        <w:rPr>
          <w:sz w:val="28"/>
          <w:szCs w:val="28"/>
        </w:rPr>
      </w:pPr>
    </w:p>
    <w:p w14:paraId="6CD26E98" w14:textId="7F1A7F2B" w:rsidR="0041073B" w:rsidRDefault="00000000" w:rsidP="000A558E">
      <w:pPr>
        <w:spacing w:line="360" w:lineRule="auto"/>
        <w:ind w:left="227" w:firstLine="720"/>
        <w:jc w:val="both"/>
        <w:rPr>
          <w:sz w:val="28"/>
          <w:szCs w:val="28"/>
        </w:rPr>
      </w:pPr>
      <w:r>
        <w:rPr>
          <w:sz w:val="28"/>
          <w:szCs w:val="28"/>
        </w:rPr>
        <w:t xml:space="preserve">To validate the system, an initial evaluation was conducted by training and testing on the same dataset, confirming overall improvement across the federated pipeline </w:t>
      </w:r>
      <w:r w:rsidRPr="000A558E">
        <w:rPr>
          <w:sz w:val="28"/>
          <w:szCs w:val="28"/>
        </w:rPr>
        <w:t>Table</w:t>
      </w:r>
      <w:r w:rsidR="000A558E" w:rsidRPr="000A558E">
        <w:rPr>
          <w:sz w:val="28"/>
          <w:szCs w:val="28"/>
        </w:rPr>
        <w:t xml:space="preserve"> 4.</w:t>
      </w:r>
      <w:r w:rsidR="00D973B1">
        <w:rPr>
          <w:sz w:val="28"/>
          <w:szCs w:val="28"/>
        </w:rPr>
        <w:t>10</w:t>
      </w:r>
      <w:r w:rsidRPr="000A558E">
        <w:rPr>
          <w:sz w:val="28"/>
          <w:szCs w:val="28"/>
        </w:rPr>
        <w:t xml:space="preserve">. </w:t>
      </w:r>
      <w:r>
        <w:rPr>
          <w:sz w:val="28"/>
          <w:szCs w:val="28"/>
        </w:rPr>
        <w:tab/>
        <w:t>However, this approach alone is insufficient to rule out overfitting - a model could simply be memorising training samples rather than learning generalisable patterns.</w:t>
      </w:r>
    </w:p>
    <w:p w14:paraId="5FE9BB8C" w14:textId="77777777" w:rsidR="0041073B" w:rsidRDefault="0041073B" w:rsidP="000A558E">
      <w:pPr>
        <w:spacing w:line="360" w:lineRule="auto"/>
        <w:ind w:left="227" w:firstLine="720"/>
        <w:jc w:val="both"/>
        <w:rPr>
          <w:sz w:val="28"/>
          <w:szCs w:val="28"/>
        </w:rPr>
      </w:pPr>
    </w:p>
    <w:p w14:paraId="24CCE438" w14:textId="71006F7B" w:rsidR="0041073B" w:rsidRDefault="00000000" w:rsidP="000A558E">
      <w:pPr>
        <w:spacing w:line="360" w:lineRule="auto"/>
        <w:ind w:left="227" w:firstLine="493"/>
        <w:jc w:val="both"/>
        <w:rPr>
          <w:sz w:val="28"/>
          <w:szCs w:val="28"/>
        </w:rPr>
      </w:pPr>
      <w:r>
        <w:rPr>
          <w:sz w:val="28"/>
          <w:szCs w:val="28"/>
        </w:rPr>
        <w:t xml:space="preserve">To address this, a 75/25 train-test split was introduced </w:t>
      </w:r>
      <w:r w:rsidRPr="000A558E">
        <w:rPr>
          <w:sz w:val="28"/>
          <w:szCs w:val="28"/>
        </w:rPr>
        <w:t>Table</w:t>
      </w:r>
      <w:r w:rsidR="000A558E" w:rsidRPr="000A558E">
        <w:rPr>
          <w:sz w:val="28"/>
          <w:szCs w:val="28"/>
        </w:rPr>
        <w:t xml:space="preserve"> 4.1</w:t>
      </w:r>
      <w:r w:rsidR="00D973B1">
        <w:rPr>
          <w:sz w:val="28"/>
          <w:szCs w:val="28"/>
        </w:rPr>
        <w:t>1</w:t>
      </w:r>
      <w:r w:rsidRPr="000A558E">
        <w:rPr>
          <w:sz w:val="28"/>
          <w:szCs w:val="28"/>
        </w:rPr>
        <w:t xml:space="preserve"> </w:t>
      </w:r>
      <w:r>
        <w:rPr>
          <w:sz w:val="28"/>
          <w:szCs w:val="28"/>
        </w:rPr>
        <w:t xml:space="preserve">. Each dataset is fine-tuned exclusively on its training partition, and evaluation is performed on the held-out test partition. This setup allows a direct comparison of </w:t>
      </w:r>
      <w:r>
        <w:rPr>
          <w:sz w:val="28"/>
          <w:szCs w:val="28"/>
        </w:rPr>
        <w:lastRenderedPageBreak/>
        <w:t>baseline model performance against post-aggregation performance on unseen data. An improvement in test-set metrics after FedAvg aggregation - data the model was never trained on - demonstrates that the fine-tuned adapters have learned transferable coding patterns rather than overfitting to the training samples.</w:t>
      </w:r>
    </w:p>
    <w:p w14:paraId="5F4C4C89" w14:textId="77777777" w:rsidR="000A558E" w:rsidRDefault="000A558E">
      <w:pPr>
        <w:spacing w:line="360" w:lineRule="auto"/>
        <w:rPr>
          <w:i/>
          <w:iCs/>
          <w:color w:val="000000"/>
          <w:sz w:val="28"/>
          <w:szCs w:val="28"/>
        </w:rPr>
      </w:pPr>
    </w:p>
    <w:p w14:paraId="635C0392" w14:textId="6BD7FC2F" w:rsidR="0041073B" w:rsidRPr="00BB3AD1" w:rsidRDefault="000A558E" w:rsidP="00BB3AD1">
      <w:pPr>
        <w:ind w:left="453"/>
        <w:jc w:val="center"/>
        <w:rPr>
          <w:sz w:val="28"/>
        </w:rPr>
      </w:pPr>
      <w:r w:rsidRPr="00BB3AD1">
        <w:rPr>
          <w:sz w:val="28"/>
        </w:rPr>
        <w:t>Table 4.</w:t>
      </w:r>
      <w:r w:rsidR="00D973B1">
        <w:rPr>
          <w:sz w:val="28"/>
        </w:rPr>
        <w:t>10</w:t>
      </w:r>
      <w:r w:rsidRPr="00BB3AD1">
        <w:rPr>
          <w:sz w:val="28"/>
        </w:rPr>
        <w:t xml:space="preserve"> </w:t>
      </w:r>
      <w:r w:rsidR="00000000" w:rsidRPr="00BB3AD1">
        <w:rPr>
          <w:sz w:val="28"/>
        </w:rPr>
        <w:t>Client sample sizes and aggregation weights for LoRA adapter fusion (complete datasets)</w:t>
      </w:r>
    </w:p>
    <w:tbl>
      <w:tblPr>
        <w:tblStyle w:val="TableGridLight"/>
        <w:tblW w:w="9419" w:type="dxa"/>
        <w:tblLook w:val="04A0" w:firstRow="1" w:lastRow="0" w:firstColumn="1" w:lastColumn="0" w:noHBand="0" w:noVBand="1"/>
      </w:tblPr>
      <w:tblGrid>
        <w:gridCol w:w="1596"/>
        <w:gridCol w:w="2148"/>
        <w:gridCol w:w="2416"/>
        <w:gridCol w:w="3259"/>
      </w:tblGrid>
      <w:tr w:rsidR="0041073B" w14:paraId="1C0057C3" w14:textId="77777777">
        <w:tc>
          <w:tcPr>
            <w:tcW w:w="1596" w:type="dxa"/>
          </w:tcPr>
          <w:p w14:paraId="5C01DFF7" w14:textId="77777777" w:rsidR="0041073B" w:rsidRPr="000A558E" w:rsidRDefault="00000000">
            <w:pPr>
              <w:spacing w:line="360" w:lineRule="auto"/>
              <w:rPr>
                <w:b/>
                <w:bCs/>
                <w:color w:val="000000"/>
                <w:sz w:val="24"/>
                <w:szCs w:val="24"/>
              </w:rPr>
            </w:pPr>
            <w:r w:rsidRPr="000A558E">
              <w:rPr>
                <w:b/>
                <w:bCs/>
                <w:color w:val="000000"/>
                <w:sz w:val="24"/>
                <w:szCs w:val="24"/>
              </w:rPr>
              <w:t>Dataset</w:t>
            </w:r>
          </w:p>
        </w:tc>
        <w:tc>
          <w:tcPr>
            <w:tcW w:w="2148" w:type="dxa"/>
          </w:tcPr>
          <w:p w14:paraId="4EF9DE19" w14:textId="4560E3C4" w:rsidR="0041073B" w:rsidRPr="000A558E" w:rsidRDefault="00000000">
            <w:pPr>
              <w:spacing w:line="360" w:lineRule="auto"/>
              <w:rPr>
                <w:b/>
                <w:bCs/>
                <w:color w:val="000000"/>
                <w:sz w:val="24"/>
                <w:szCs w:val="24"/>
              </w:rPr>
            </w:pPr>
            <w:r w:rsidRPr="000A558E">
              <w:rPr>
                <w:b/>
                <w:bCs/>
                <w:color w:val="000000"/>
                <w:sz w:val="24"/>
                <w:szCs w:val="24"/>
              </w:rPr>
              <w:t>(</w:t>
            </w:r>
            <m:oMath>
              <m:sSub>
                <m:sSubPr>
                  <m:ctrlPr>
                    <w:rPr>
                      <w:rFonts w:ascii="Cambria Math" w:hAnsi="Cambria Math"/>
                      <w:b/>
                      <w:bCs/>
                      <w:i/>
                      <w:color w:val="000000"/>
                      <w:sz w:val="24"/>
                      <w:szCs w:val="24"/>
                    </w:rPr>
                  </m:ctrlPr>
                </m:sSubPr>
                <m:e>
                  <m:r>
                    <m:rPr>
                      <m:sty m:val="bi"/>
                    </m:rPr>
                    <w:rPr>
                      <w:rFonts w:ascii="Cambria Math" w:hAnsi="Cambria Math"/>
                      <w:color w:val="000000"/>
                      <w:sz w:val="24"/>
                      <w:szCs w:val="24"/>
                    </w:rPr>
                    <m:t>n</m:t>
                  </m:r>
                </m:e>
                <m:sub>
                  <m:r>
                    <m:rPr>
                      <m:sty m:val="bi"/>
                    </m:rPr>
                    <w:rPr>
                      <w:rFonts w:ascii="Cambria Math" w:hAnsi="Cambria Math"/>
                      <w:color w:val="000000"/>
                      <w:sz w:val="24"/>
                      <w:szCs w:val="24"/>
                    </w:rPr>
                    <m:t>k</m:t>
                  </m:r>
                </m:sub>
              </m:sSub>
            </m:oMath>
            <w:r w:rsidRPr="000A558E">
              <w:rPr>
                <w:b/>
                <w:bCs/>
                <w:color w:val="000000"/>
                <w:sz w:val="24"/>
                <w:szCs w:val="24"/>
              </w:rPr>
              <w:t>) FedAvg</w:t>
            </w:r>
          </w:p>
        </w:tc>
        <w:tc>
          <w:tcPr>
            <w:tcW w:w="2416" w:type="dxa"/>
          </w:tcPr>
          <w:p w14:paraId="62CA36FA" w14:textId="3F98335D" w:rsidR="0041073B" w:rsidRPr="000A558E" w:rsidRDefault="00000000">
            <w:pPr>
              <w:spacing w:line="360" w:lineRule="auto"/>
              <w:rPr>
                <w:b/>
                <w:bCs/>
                <w:color w:val="000000"/>
                <w:sz w:val="24"/>
                <w:szCs w:val="24"/>
              </w:rPr>
            </w:pPr>
            <w:r w:rsidRPr="000A558E">
              <w:rPr>
                <w:b/>
                <w:bCs/>
                <w:color w:val="000000"/>
                <w:sz w:val="24"/>
                <w:szCs w:val="24"/>
              </w:rPr>
              <w:t>(</w:t>
            </w:r>
            <m:oMath>
              <m:sSub>
                <m:sSubPr>
                  <m:ctrlPr>
                    <w:rPr>
                      <w:rFonts w:ascii="Cambria Math" w:hAnsi="Cambria Math"/>
                      <w:b/>
                      <w:bCs/>
                      <w:i/>
                      <w:color w:val="000000"/>
                      <w:sz w:val="24"/>
                      <w:szCs w:val="24"/>
                    </w:rPr>
                  </m:ctrlPr>
                </m:sSubPr>
                <m:e>
                  <m:r>
                    <m:rPr>
                      <m:sty m:val="bi"/>
                    </m:rPr>
                    <w:rPr>
                      <w:rFonts w:ascii="Cambria Math" w:hAnsi="Cambria Math"/>
                      <w:color w:val="000000"/>
                      <w:sz w:val="24"/>
                      <w:szCs w:val="24"/>
                    </w:rPr>
                    <m:t>α</m:t>
                  </m:r>
                </m:e>
                <m:sub>
                  <m:r>
                    <m:rPr>
                      <m:sty m:val="bi"/>
                    </m:rPr>
                    <w:rPr>
                      <w:rFonts w:ascii="Cambria Math" w:hAnsi="Cambria Math"/>
                      <w:color w:val="000000"/>
                      <w:sz w:val="24"/>
                      <w:szCs w:val="24"/>
                    </w:rPr>
                    <m:t>k</m:t>
                  </m:r>
                </m:sub>
              </m:sSub>
            </m:oMath>
            <w:r w:rsidRPr="000A558E">
              <w:rPr>
                <w:b/>
                <w:bCs/>
                <w:color w:val="000000"/>
                <w:sz w:val="24"/>
                <w:szCs w:val="24"/>
              </w:rPr>
              <w:t xml:space="preserve">) FedAvg </w:t>
            </w:r>
          </w:p>
        </w:tc>
        <w:tc>
          <w:tcPr>
            <w:tcW w:w="3259" w:type="dxa"/>
          </w:tcPr>
          <w:p w14:paraId="02AC031E" w14:textId="4FAEE71E" w:rsidR="0041073B" w:rsidRPr="000A558E" w:rsidRDefault="000A558E">
            <w:pPr>
              <w:spacing w:line="360" w:lineRule="auto"/>
              <w:rPr>
                <w:b/>
                <w:bCs/>
                <w:color w:val="000000"/>
                <w:sz w:val="24"/>
                <w:szCs w:val="24"/>
              </w:rPr>
            </w:pPr>
            <w:r w:rsidRPr="000A558E">
              <w:rPr>
                <w:b/>
                <w:bCs/>
                <w:color w:val="000000"/>
                <w:sz w:val="24"/>
                <w:szCs w:val="24"/>
              </w:rPr>
              <w:t>(</w:t>
            </w:r>
            <m:oMath>
              <m:sSub>
                <m:sSubPr>
                  <m:ctrlPr>
                    <w:rPr>
                      <w:rFonts w:ascii="Cambria Math" w:hAnsi="Cambria Math"/>
                      <w:b/>
                      <w:bCs/>
                      <w:i/>
                      <w:color w:val="000000"/>
                      <w:sz w:val="24"/>
                      <w:szCs w:val="24"/>
                    </w:rPr>
                  </m:ctrlPr>
                </m:sSubPr>
                <m:e>
                  <m:r>
                    <m:rPr>
                      <m:sty m:val="bi"/>
                    </m:rPr>
                    <w:rPr>
                      <w:rFonts w:ascii="Cambria Math" w:hAnsi="Cambria Math"/>
                      <w:color w:val="000000"/>
                      <w:sz w:val="24"/>
                      <w:szCs w:val="24"/>
                    </w:rPr>
                    <m:t>α</m:t>
                  </m:r>
                </m:e>
                <m:sub>
                  <m:r>
                    <m:rPr>
                      <m:sty m:val="bi"/>
                    </m:rPr>
                    <w:rPr>
                      <w:rFonts w:ascii="Cambria Math" w:hAnsi="Cambria Math"/>
                      <w:color w:val="000000"/>
                      <w:sz w:val="24"/>
                      <w:szCs w:val="24"/>
                    </w:rPr>
                    <m:t>k</m:t>
                  </m:r>
                </m:sub>
              </m:sSub>
            </m:oMath>
            <w:r w:rsidRPr="000A558E">
              <w:rPr>
                <w:b/>
                <w:bCs/>
                <w:color w:val="000000"/>
                <w:sz w:val="24"/>
                <w:szCs w:val="24"/>
              </w:rPr>
              <w:t xml:space="preserve">) </w:t>
            </w:r>
            <w:r w:rsidR="00000000" w:rsidRPr="000A558E">
              <w:rPr>
                <w:b/>
                <w:bCs/>
                <w:color w:val="000000"/>
                <w:sz w:val="24"/>
                <w:szCs w:val="24"/>
              </w:rPr>
              <w:t xml:space="preserve">Fed error-avg </w:t>
            </w:r>
          </w:p>
        </w:tc>
      </w:tr>
      <w:tr w:rsidR="0041073B" w14:paraId="7FF8BF29" w14:textId="77777777">
        <w:tc>
          <w:tcPr>
            <w:tcW w:w="1596" w:type="dxa"/>
          </w:tcPr>
          <w:p w14:paraId="5433A0B8" w14:textId="77777777" w:rsidR="0041073B" w:rsidRPr="000A558E" w:rsidRDefault="00000000">
            <w:pPr>
              <w:spacing w:line="360" w:lineRule="auto"/>
              <w:rPr>
                <w:color w:val="000000"/>
                <w:sz w:val="24"/>
                <w:szCs w:val="24"/>
              </w:rPr>
            </w:pPr>
            <w:r w:rsidRPr="000A558E">
              <w:rPr>
                <w:color w:val="000000"/>
                <w:sz w:val="24"/>
                <w:szCs w:val="24"/>
              </w:rPr>
              <w:t>MBPP</w:t>
            </w:r>
          </w:p>
        </w:tc>
        <w:tc>
          <w:tcPr>
            <w:tcW w:w="2148" w:type="dxa"/>
          </w:tcPr>
          <w:p w14:paraId="5BA98B42" w14:textId="77777777" w:rsidR="0041073B" w:rsidRPr="000A558E" w:rsidRDefault="00000000">
            <w:pPr>
              <w:spacing w:line="360" w:lineRule="auto"/>
              <w:rPr>
                <w:color w:val="000000"/>
                <w:sz w:val="24"/>
                <w:szCs w:val="24"/>
              </w:rPr>
            </w:pPr>
            <w:r w:rsidRPr="000A558E">
              <w:rPr>
                <w:color w:val="000000"/>
                <w:sz w:val="24"/>
                <w:szCs w:val="24"/>
              </w:rPr>
              <w:t>327</w:t>
            </w:r>
          </w:p>
        </w:tc>
        <w:tc>
          <w:tcPr>
            <w:tcW w:w="2416" w:type="dxa"/>
          </w:tcPr>
          <w:p w14:paraId="125049B5" w14:textId="77777777" w:rsidR="0041073B" w:rsidRPr="000A558E" w:rsidRDefault="00000000">
            <w:pPr>
              <w:spacing w:line="360" w:lineRule="auto"/>
              <w:rPr>
                <w:color w:val="000000"/>
                <w:sz w:val="24"/>
                <w:szCs w:val="24"/>
              </w:rPr>
            </w:pPr>
            <w:r w:rsidRPr="000A558E">
              <w:rPr>
                <w:color w:val="000000"/>
                <w:sz w:val="24"/>
                <w:szCs w:val="24"/>
              </w:rPr>
              <w:t>0.2193</w:t>
            </w:r>
          </w:p>
        </w:tc>
        <w:tc>
          <w:tcPr>
            <w:tcW w:w="3259" w:type="dxa"/>
          </w:tcPr>
          <w:p w14:paraId="2D28595B" w14:textId="77777777" w:rsidR="0041073B" w:rsidRPr="000A558E" w:rsidRDefault="00000000">
            <w:pPr>
              <w:spacing w:line="360" w:lineRule="auto"/>
              <w:rPr>
                <w:color w:val="000000"/>
                <w:sz w:val="24"/>
                <w:szCs w:val="24"/>
              </w:rPr>
            </w:pPr>
            <w:r w:rsidRPr="000A558E">
              <w:rPr>
                <w:color w:val="000000"/>
                <w:sz w:val="24"/>
                <w:szCs w:val="24"/>
              </w:rPr>
              <w:t>0.1765</w:t>
            </w:r>
          </w:p>
        </w:tc>
      </w:tr>
      <w:tr w:rsidR="0041073B" w14:paraId="6D579810" w14:textId="77777777">
        <w:tc>
          <w:tcPr>
            <w:tcW w:w="1596" w:type="dxa"/>
          </w:tcPr>
          <w:p w14:paraId="04CA9690" w14:textId="77777777" w:rsidR="0041073B" w:rsidRPr="000A558E" w:rsidRDefault="00000000">
            <w:pPr>
              <w:spacing w:line="360" w:lineRule="auto"/>
              <w:rPr>
                <w:color w:val="000000"/>
                <w:sz w:val="24"/>
                <w:szCs w:val="24"/>
              </w:rPr>
            </w:pPr>
            <w:r w:rsidRPr="000A558E">
              <w:rPr>
                <w:color w:val="000000"/>
                <w:sz w:val="24"/>
                <w:szCs w:val="24"/>
              </w:rPr>
              <w:t>HumanEval</w:t>
            </w:r>
          </w:p>
        </w:tc>
        <w:tc>
          <w:tcPr>
            <w:tcW w:w="2148" w:type="dxa"/>
          </w:tcPr>
          <w:p w14:paraId="6AFEBFCB" w14:textId="77777777" w:rsidR="0041073B" w:rsidRPr="000A558E" w:rsidRDefault="00000000">
            <w:pPr>
              <w:spacing w:line="360" w:lineRule="auto"/>
              <w:rPr>
                <w:color w:val="000000"/>
                <w:sz w:val="24"/>
                <w:szCs w:val="24"/>
              </w:rPr>
            </w:pPr>
            <w:r w:rsidRPr="000A558E">
              <w:rPr>
                <w:color w:val="000000"/>
                <w:sz w:val="24"/>
                <w:szCs w:val="24"/>
              </w:rPr>
              <w:t>164</w:t>
            </w:r>
          </w:p>
        </w:tc>
        <w:tc>
          <w:tcPr>
            <w:tcW w:w="2416" w:type="dxa"/>
          </w:tcPr>
          <w:p w14:paraId="4A10B267" w14:textId="77777777" w:rsidR="0041073B" w:rsidRPr="000A558E" w:rsidRDefault="00000000">
            <w:pPr>
              <w:spacing w:line="360" w:lineRule="auto"/>
              <w:rPr>
                <w:color w:val="000000"/>
                <w:sz w:val="24"/>
                <w:szCs w:val="24"/>
              </w:rPr>
            </w:pPr>
            <w:r w:rsidRPr="000A558E">
              <w:rPr>
                <w:color w:val="000000"/>
                <w:sz w:val="24"/>
                <w:szCs w:val="24"/>
              </w:rPr>
              <w:t>0.1100</w:t>
            </w:r>
          </w:p>
        </w:tc>
        <w:tc>
          <w:tcPr>
            <w:tcW w:w="3259" w:type="dxa"/>
          </w:tcPr>
          <w:p w14:paraId="7D98E35E" w14:textId="77777777" w:rsidR="0041073B" w:rsidRPr="000A558E" w:rsidRDefault="00000000">
            <w:pPr>
              <w:spacing w:line="360" w:lineRule="auto"/>
              <w:rPr>
                <w:color w:val="000000"/>
                <w:sz w:val="24"/>
                <w:szCs w:val="24"/>
              </w:rPr>
            </w:pPr>
            <w:r w:rsidRPr="000A558E">
              <w:rPr>
                <w:color w:val="000000"/>
                <w:sz w:val="24"/>
                <w:szCs w:val="24"/>
              </w:rPr>
              <w:t>0.0394</w:t>
            </w:r>
          </w:p>
        </w:tc>
      </w:tr>
      <w:tr w:rsidR="0041073B" w14:paraId="521147E3" w14:textId="77777777">
        <w:tc>
          <w:tcPr>
            <w:tcW w:w="1596" w:type="dxa"/>
          </w:tcPr>
          <w:p w14:paraId="54719506" w14:textId="77777777" w:rsidR="0041073B" w:rsidRPr="000A558E" w:rsidRDefault="00000000">
            <w:pPr>
              <w:spacing w:line="360" w:lineRule="auto"/>
              <w:rPr>
                <w:color w:val="000000"/>
                <w:sz w:val="24"/>
                <w:szCs w:val="24"/>
              </w:rPr>
            </w:pPr>
            <w:r w:rsidRPr="000A558E">
              <w:rPr>
                <w:color w:val="000000"/>
                <w:sz w:val="24"/>
                <w:szCs w:val="24"/>
              </w:rPr>
              <w:t>DS-1000</w:t>
            </w:r>
          </w:p>
        </w:tc>
        <w:tc>
          <w:tcPr>
            <w:tcW w:w="2148" w:type="dxa"/>
          </w:tcPr>
          <w:p w14:paraId="246EE0B9" w14:textId="77777777" w:rsidR="0041073B" w:rsidRPr="000A558E" w:rsidRDefault="00000000">
            <w:pPr>
              <w:spacing w:line="360" w:lineRule="auto"/>
              <w:rPr>
                <w:color w:val="000000"/>
                <w:sz w:val="24"/>
                <w:szCs w:val="24"/>
              </w:rPr>
            </w:pPr>
            <w:r w:rsidRPr="000A558E">
              <w:rPr>
                <w:color w:val="000000"/>
                <w:sz w:val="24"/>
                <w:szCs w:val="24"/>
              </w:rPr>
              <w:t>1000</w:t>
            </w:r>
          </w:p>
        </w:tc>
        <w:tc>
          <w:tcPr>
            <w:tcW w:w="2416" w:type="dxa"/>
          </w:tcPr>
          <w:p w14:paraId="4CAFCF01" w14:textId="77777777" w:rsidR="0041073B" w:rsidRPr="000A558E" w:rsidRDefault="00000000">
            <w:pPr>
              <w:spacing w:line="360" w:lineRule="auto"/>
              <w:rPr>
                <w:color w:val="000000"/>
                <w:sz w:val="24"/>
                <w:szCs w:val="24"/>
              </w:rPr>
            </w:pPr>
            <w:r w:rsidRPr="000A558E">
              <w:rPr>
                <w:color w:val="000000"/>
                <w:sz w:val="24"/>
                <w:szCs w:val="24"/>
              </w:rPr>
              <w:t>0.6707</w:t>
            </w:r>
          </w:p>
        </w:tc>
        <w:tc>
          <w:tcPr>
            <w:tcW w:w="3259" w:type="dxa"/>
          </w:tcPr>
          <w:p w14:paraId="0FA5433D" w14:textId="77777777" w:rsidR="0041073B" w:rsidRPr="000A558E" w:rsidRDefault="00000000">
            <w:pPr>
              <w:spacing w:line="360" w:lineRule="auto"/>
              <w:rPr>
                <w:color w:val="000000"/>
                <w:sz w:val="24"/>
                <w:szCs w:val="24"/>
              </w:rPr>
            </w:pPr>
            <w:r w:rsidRPr="000A558E">
              <w:rPr>
                <w:color w:val="000000"/>
                <w:sz w:val="24"/>
                <w:szCs w:val="24"/>
              </w:rPr>
              <w:t>0.7840</w:t>
            </w:r>
          </w:p>
        </w:tc>
      </w:tr>
      <w:tr w:rsidR="0041073B" w14:paraId="3678BD29" w14:textId="77777777">
        <w:tc>
          <w:tcPr>
            <w:tcW w:w="1596" w:type="dxa"/>
          </w:tcPr>
          <w:p w14:paraId="7BFFA94D" w14:textId="77777777" w:rsidR="0041073B" w:rsidRPr="000A558E" w:rsidRDefault="00000000">
            <w:pPr>
              <w:spacing w:line="360" w:lineRule="auto"/>
              <w:rPr>
                <w:color w:val="000000"/>
                <w:sz w:val="24"/>
                <w:szCs w:val="24"/>
              </w:rPr>
            </w:pPr>
            <w:r w:rsidRPr="000A558E">
              <w:rPr>
                <w:b/>
                <w:bCs/>
                <w:color w:val="000000"/>
                <w:sz w:val="24"/>
                <w:szCs w:val="24"/>
              </w:rPr>
              <w:t>Sum</w:t>
            </w:r>
          </w:p>
        </w:tc>
        <w:tc>
          <w:tcPr>
            <w:tcW w:w="2148" w:type="dxa"/>
          </w:tcPr>
          <w:p w14:paraId="1A0EE703" w14:textId="77777777" w:rsidR="0041073B" w:rsidRPr="000A558E" w:rsidRDefault="00000000">
            <w:pPr>
              <w:spacing w:line="360" w:lineRule="auto"/>
              <w:rPr>
                <w:color w:val="000000"/>
                <w:sz w:val="24"/>
                <w:szCs w:val="24"/>
              </w:rPr>
            </w:pPr>
            <w:r w:rsidRPr="000A558E">
              <w:rPr>
                <w:b/>
                <w:bCs/>
                <w:color w:val="000000"/>
                <w:sz w:val="24"/>
                <w:szCs w:val="24"/>
              </w:rPr>
              <w:t>1491</w:t>
            </w:r>
          </w:p>
        </w:tc>
        <w:tc>
          <w:tcPr>
            <w:tcW w:w="2416" w:type="dxa"/>
          </w:tcPr>
          <w:p w14:paraId="48C11144" w14:textId="77777777" w:rsidR="0041073B" w:rsidRPr="000A558E" w:rsidRDefault="00000000">
            <w:pPr>
              <w:spacing w:line="360" w:lineRule="auto"/>
              <w:rPr>
                <w:color w:val="000000"/>
                <w:sz w:val="24"/>
                <w:szCs w:val="24"/>
              </w:rPr>
            </w:pPr>
            <w:r w:rsidRPr="000A558E">
              <w:rPr>
                <w:b/>
                <w:bCs/>
                <w:color w:val="000000"/>
                <w:sz w:val="24"/>
                <w:szCs w:val="24"/>
              </w:rPr>
              <w:t>1.0000</w:t>
            </w:r>
          </w:p>
        </w:tc>
        <w:tc>
          <w:tcPr>
            <w:tcW w:w="3259" w:type="dxa"/>
          </w:tcPr>
          <w:p w14:paraId="31C039DE" w14:textId="77777777" w:rsidR="0041073B" w:rsidRPr="000A558E" w:rsidRDefault="00000000">
            <w:pPr>
              <w:spacing w:line="360" w:lineRule="auto"/>
              <w:rPr>
                <w:color w:val="000000"/>
                <w:sz w:val="24"/>
                <w:szCs w:val="24"/>
              </w:rPr>
            </w:pPr>
            <w:r w:rsidRPr="000A558E">
              <w:rPr>
                <w:b/>
                <w:bCs/>
                <w:color w:val="000000"/>
                <w:sz w:val="24"/>
                <w:szCs w:val="24"/>
              </w:rPr>
              <w:t>1.0000</w:t>
            </w:r>
          </w:p>
        </w:tc>
      </w:tr>
    </w:tbl>
    <w:p w14:paraId="50FD9A9F" w14:textId="77777777" w:rsidR="0041073B" w:rsidRDefault="0041073B">
      <w:pPr>
        <w:spacing w:line="360" w:lineRule="auto"/>
        <w:rPr>
          <w:color w:val="000000"/>
          <w:sz w:val="28"/>
          <w:szCs w:val="28"/>
        </w:rPr>
      </w:pPr>
    </w:p>
    <w:p w14:paraId="2C219F9A" w14:textId="0BB18972" w:rsidR="0041073B" w:rsidRPr="00BB3AD1" w:rsidRDefault="000A558E" w:rsidP="00BB3AD1">
      <w:pPr>
        <w:ind w:left="453"/>
        <w:jc w:val="center"/>
        <w:rPr>
          <w:sz w:val="28"/>
        </w:rPr>
      </w:pPr>
      <w:r w:rsidRPr="00BB3AD1">
        <w:rPr>
          <w:sz w:val="28"/>
        </w:rPr>
        <w:t>Table 4.1</w:t>
      </w:r>
      <w:r w:rsidR="00D973B1">
        <w:rPr>
          <w:sz w:val="28"/>
        </w:rPr>
        <w:t>1</w:t>
      </w:r>
      <w:r w:rsidRPr="00BB3AD1">
        <w:rPr>
          <w:sz w:val="28"/>
        </w:rPr>
        <w:t xml:space="preserve"> </w:t>
      </w:r>
      <w:r w:rsidR="00000000" w:rsidRPr="00BB3AD1">
        <w:rPr>
          <w:sz w:val="28"/>
        </w:rPr>
        <w:t>Client sample sizes and aggregation weights for LoRA adapter fusion (75% training partition per dataset)</w:t>
      </w:r>
    </w:p>
    <w:p w14:paraId="20F4A89F" w14:textId="77777777" w:rsidR="0041073B" w:rsidRDefault="0041073B">
      <w:pPr>
        <w:spacing w:line="360" w:lineRule="auto"/>
        <w:rPr>
          <w:color w:val="000000"/>
          <w:sz w:val="28"/>
          <w:szCs w:val="28"/>
        </w:rPr>
      </w:pPr>
    </w:p>
    <w:tbl>
      <w:tblPr>
        <w:tblStyle w:val="TableGridLight"/>
        <w:tblW w:w="9391" w:type="dxa"/>
        <w:tblLook w:val="04A0" w:firstRow="1" w:lastRow="0" w:firstColumn="1" w:lastColumn="0" w:noHBand="0" w:noVBand="1"/>
      </w:tblPr>
      <w:tblGrid>
        <w:gridCol w:w="1775"/>
        <w:gridCol w:w="2096"/>
        <w:gridCol w:w="2674"/>
        <w:gridCol w:w="2846"/>
      </w:tblGrid>
      <w:tr w:rsidR="0041073B" w14:paraId="6FCABE48" w14:textId="77777777">
        <w:tc>
          <w:tcPr>
            <w:tcW w:w="1775" w:type="dxa"/>
          </w:tcPr>
          <w:p w14:paraId="64F58EC9" w14:textId="77777777" w:rsidR="0041073B" w:rsidRPr="000A558E" w:rsidRDefault="00000000">
            <w:pPr>
              <w:spacing w:line="360" w:lineRule="auto"/>
              <w:rPr>
                <w:b/>
                <w:bCs/>
                <w:iCs/>
                <w:color w:val="000000"/>
                <w:sz w:val="24"/>
                <w:szCs w:val="24"/>
              </w:rPr>
            </w:pPr>
            <w:r w:rsidRPr="000A558E">
              <w:rPr>
                <w:b/>
                <w:bCs/>
                <w:iCs/>
                <w:color w:val="000000"/>
                <w:sz w:val="24"/>
                <w:szCs w:val="24"/>
              </w:rPr>
              <w:t>Dataset</w:t>
            </w:r>
          </w:p>
        </w:tc>
        <w:tc>
          <w:tcPr>
            <w:tcW w:w="2096" w:type="dxa"/>
          </w:tcPr>
          <w:p w14:paraId="3B73A99C" w14:textId="039FBBB1" w:rsidR="0041073B" w:rsidRPr="000A558E" w:rsidRDefault="000A558E">
            <w:pPr>
              <w:spacing w:line="360" w:lineRule="auto"/>
              <w:rPr>
                <w:b/>
                <w:bCs/>
                <w:iCs/>
                <w:color w:val="000000"/>
                <w:sz w:val="24"/>
                <w:szCs w:val="24"/>
              </w:rPr>
            </w:pPr>
            <w:r w:rsidRPr="000A558E">
              <w:rPr>
                <w:b/>
                <w:bCs/>
                <w:color w:val="000000"/>
                <w:sz w:val="24"/>
                <w:szCs w:val="24"/>
              </w:rPr>
              <w:t>(</w:t>
            </w:r>
            <m:oMath>
              <m:sSub>
                <m:sSubPr>
                  <m:ctrlPr>
                    <w:rPr>
                      <w:rFonts w:ascii="Cambria Math" w:hAnsi="Cambria Math"/>
                      <w:b/>
                      <w:bCs/>
                      <w:i/>
                      <w:color w:val="000000"/>
                      <w:sz w:val="24"/>
                      <w:szCs w:val="24"/>
                    </w:rPr>
                  </m:ctrlPr>
                </m:sSubPr>
                <m:e>
                  <m:r>
                    <m:rPr>
                      <m:sty m:val="bi"/>
                    </m:rPr>
                    <w:rPr>
                      <w:rFonts w:ascii="Cambria Math" w:hAnsi="Cambria Math"/>
                      <w:color w:val="000000"/>
                      <w:sz w:val="24"/>
                      <w:szCs w:val="24"/>
                    </w:rPr>
                    <m:t>n</m:t>
                  </m:r>
                </m:e>
                <m:sub>
                  <m:r>
                    <m:rPr>
                      <m:sty m:val="bi"/>
                    </m:rPr>
                    <w:rPr>
                      <w:rFonts w:ascii="Cambria Math" w:hAnsi="Cambria Math"/>
                      <w:color w:val="000000"/>
                      <w:sz w:val="24"/>
                      <w:szCs w:val="24"/>
                    </w:rPr>
                    <m:t>k</m:t>
                  </m:r>
                </m:sub>
              </m:sSub>
            </m:oMath>
            <w:r w:rsidRPr="000A558E">
              <w:rPr>
                <w:b/>
                <w:bCs/>
                <w:color w:val="000000"/>
                <w:sz w:val="24"/>
                <w:szCs w:val="24"/>
              </w:rPr>
              <w:t>) FedAvg</w:t>
            </w:r>
          </w:p>
        </w:tc>
        <w:tc>
          <w:tcPr>
            <w:tcW w:w="2674" w:type="dxa"/>
          </w:tcPr>
          <w:p w14:paraId="5F3E916C" w14:textId="4FD62427" w:rsidR="0041073B" w:rsidRPr="000A558E" w:rsidRDefault="000A558E">
            <w:pPr>
              <w:spacing w:line="360" w:lineRule="auto"/>
              <w:rPr>
                <w:b/>
                <w:bCs/>
                <w:iCs/>
                <w:color w:val="000000"/>
                <w:sz w:val="24"/>
                <w:szCs w:val="24"/>
              </w:rPr>
            </w:pPr>
            <w:r w:rsidRPr="000A558E">
              <w:rPr>
                <w:b/>
                <w:bCs/>
                <w:color w:val="000000"/>
                <w:sz w:val="24"/>
                <w:szCs w:val="24"/>
              </w:rPr>
              <w:t>(</w:t>
            </w:r>
            <m:oMath>
              <m:sSub>
                <m:sSubPr>
                  <m:ctrlPr>
                    <w:rPr>
                      <w:rFonts w:ascii="Cambria Math" w:hAnsi="Cambria Math"/>
                      <w:b/>
                      <w:bCs/>
                      <w:i/>
                      <w:color w:val="000000"/>
                      <w:sz w:val="24"/>
                      <w:szCs w:val="24"/>
                    </w:rPr>
                  </m:ctrlPr>
                </m:sSubPr>
                <m:e>
                  <m:r>
                    <m:rPr>
                      <m:sty m:val="bi"/>
                    </m:rPr>
                    <w:rPr>
                      <w:rFonts w:ascii="Cambria Math" w:hAnsi="Cambria Math"/>
                      <w:color w:val="000000"/>
                      <w:sz w:val="24"/>
                      <w:szCs w:val="24"/>
                    </w:rPr>
                    <m:t>α</m:t>
                  </m:r>
                </m:e>
                <m:sub>
                  <m:r>
                    <m:rPr>
                      <m:sty m:val="bi"/>
                    </m:rPr>
                    <w:rPr>
                      <w:rFonts w:ascii="Cambria Math" w:hAnsi="Cambria Math"/>
                      <w:color w:val="000000"/>
                      <w:sz w:val="24"/>
                      <w:szCs w:val="24"/>
                    </w:rPr>
                    <m:t>k</m:t>
                  </m:r>
                </m:sub>
              </m:sSub>
            </m:oMath>
            <w:r w:rsidRPr="000A558E">
              <w:rPr>
                <w:b/>
                <w:bCs/>
                <w:color w:val="000000"/>
                <w:sz w:val="24"/>
                <w:szCs w:val="24"/>
              </w:rPr>
              <w:t xml:space="preserve">) </w:t>
            </w:r>
            <w:r w:rsidR="00000000" w:rsidRPr="000A558E">
              <w:rPr>
                <w:b/>
                <w:bCs/>
                <w:iCs/>
                <w:color w:val="000000"/>
                <w:sz w:val="24"/>
                <w:szCs w:val="24"/>
              </w:rPr>
              <w:t xml:space="preserve">FedAvg </w:t>
            </w:r>
          </w:p>
        </w:tc>
        <w:tc>
          <w:tcPr>
            <w:tcW w:w="2846" w:type="dxa"/>
          </w:tcPr>
          <w:p w14:paraId="7E5DCE92" w14:textId="1C129C87" w:rsidR="0041073B" w:rsidRPr="000A558E" w:rsidRDefault="000A558E">
            <w:pPr>
              <w:spacing w:line="360" w:lineRule="auto"/>
              <w:rPr>
                <w:b/>
                <w:bCs/>
                <w:iCs/>
                <w:color w:val="000000"/>
                <w:sz w:val="24"/>
                <w:szCs w:val="24"/>
              </w:rPr>
            </w:pPr>
            <w:r w:rsidRPr="000A558E">
              <w:rPr>
                <w:b/>
                <w:bCs/>
                <w:color w:val="000000"/>
                <w:sz w:val="24"/>
                <w:szCs w:val="24"/>
              </w:rPr>
              <w:t>(</w:t>
            </w:r>
            <m:oMath>
              <m:sSub>
                <m:sSubPr>
                  <m:ctrlPr>
                    <w:rPr>
                      <w:rFonts w:ascii="Cambria Math" w:hAnsi="Cambria Math"/>
                      <w:b/>
                      <w:bCs/>
                      <w:i/>
                      <w:color w:val="000000"/>
                      <w:sz w:val="24"/>
                      <w:szCs w:val="24"/>
                    </w:rPr>
                  </m:ctrlPr>
                </m:sSubPr>
                <m:e>
                  <m:r>
                    <m:rPr>
                      <m:sty m:val="bi"/>
                    </m:rPr>
                    <w:rPr>
                      <w:rFonts w:ascii="Cambria Math" w:hAnsi="Cambria Math"/>
                      <w:color w:val="000000"/>
                      <w:sz w:val="24"/>
                      <w:szCs w:val="24"/>
                    </w:rPr>
                    <m:t>α</m:t>
                  </m:r>
                </m:e>
                <m:sub>
                  <m:r>
                    <m:rPr>
                      <m:sty m:val="bi"/>
                    </m:rPr>
                    <w:rPr>
                      <w:rFonts w:ascii="Cambria Math" w:hAnsi="Cambria Math"/>
                      <w:color w:val="000000"/>
                      <w:sz w:val="24"/>
                      <w:szCs w:val="24"/>
                    </w:rPr>
                    <m:t>k</m:t>
                  </m:r>
                </m:sub>
              </m:sSub>
            </m:oMath>
            <w:r w:rsidRPr="000A558E">
              <w:rPr>
                <w:b/>
                <w:bCs/>
                <w:color w:val="000000"/>
                <w:sz w:val="24"/>
                <w:szCs w:val="24"/>
              </w:rPr>
              <w:t xml:space="preserve">) </w:t>
            </w:r>
            <w:r w:rsidR="00000000" w:rsidRPr="000A558E">
              <w:rPr>
                <w:b/>
                <w:bCs/>
                <w:iCs/>
                <w:color w:val="000000"/>
                <w:sz w:val="24"/>
                <w:szCs w:val="24"/>
              </w:rPr>
              <w:t>Fed error-avg</w:t>
            </w:r>
          </w:p>
        </w:tc>
      </w:tr>
      <w:tr w:rsidR="0041073B" w14:paraId="2436DA42" w14:textId="77777777">
        <w:tc>
          <w:tcPr>
            <w:tcW w:w="1775" w:type="dxa"/>
          </w:tcPr>
          <w:p w14:paraId="4FF2CB1D" w14:textId="77777777" w:rsidR="0041073B" w:rsidRPr="000A558E" w:rsidRDefault="00000000">
            <w:pPr>
              <w:spacing w:line="360" w:lineRule="auto"/>
              <w:rPr>
                <w:iCs/>
                <w:color w:val="000000"/>
                <w:sz w:val="24"/>
                <w:szCs w:val="24"/>
              </w:rPr>
            </w:pPr>
            <w:r w:rsidRPr="000A558E">
              <w:rPr>
                <w:iCs/>
                <w:color w:val="000000"/>
                <w:sz w:val="24"/>
                <w:szCs w:val="24"/>
              </w:rPr>
              <w:t>MBPP</w:t>
            </w:r>
          </w:p>
        </w:tc>
        <w:tc>
          <w:tcPr>
            <w:tcW w:w="2096" w:type="dxa"/>
          </w:tcPr>
          <w:p w14:paraId="3066F439" w14:textId="77777777" w:rsidR="0041073B" w:rsidRPr="000A558E" w:rsidRDefault="00000000">
            <w:pPr>
              <w:spacing w:line="360" w:lineRule="auto"/>
              <w:rPr>
                <w:iCs/>
                <w:color w:val="000000"/>
                <w:sz w:val="24"/>
                <w:szCs w:val="24"/>
              </w:rPr>
            </w:pPr>
            <w:r w:rsidRPr="000A558E">
              <w:rPr>
                <w:iCs/>
                <w:color w:val="000000"/>
                <w:sz w:val="24"/>
                <w:szCs w:val="24"/>
              </w:rPr>
              <w:t>245</w:t>
            </w:r>
          </w:p>
        </w:tc>
        <w:tc>
          <w:tcPr>
            <w:tcW w:w="2674" w:type="dxa"/>
          </w:tcPr>
          <w:p w14:paraId="78B3FCA1" w14:textId="77777777" w:rsidR="0041073B" w:rsidRPr="000A558E" w:rsidRDefault="00000000">
            <w:pPr>
              <w:spacing w:line="360" w:lineRule="auto"/>
              <w:rPr>
                <w:iCs/>
                <w:color w:val="000000"/>
                <w:sz w:val="24"/>
                <w:szCs w:val="24"/>
              </w:rPr>
            </w:pPr>
            <w:r w:rsidRPr="000A558E">
              <w:rPr>
                <w:iCs/>
                <w:color w:val="000000"/>
                <w:sz w:val="24"/>
                <w:szCs w:val="24"/>
              </w:rPr>
              <w:t>0.2191</w:t>
            </w:r>
          </w:p>
        </w:tc>
        <w:tc>
          <w:tcPr>
            <w:tcW w:w="2846" w:type="dxa"/>
          </w:tcPr>
          <w:p w14:paraId="2BEFA918" w14:textId="77777777" w:rsidR="0041073B" w:rsidRPr="000A558E" w:rsidRDefault="00000000">
            <w:pPr>
              <w:spacing w:line="360" w:lineRule="auto"/>
              <w:rPr>
                <w:iCs/>
                <w:color w:val="000000"/>
                <w:sz w:val="24"/>
                <w:szCs w:val="24"/>
              </w:rPr>
            </w:pPr>
            <w:r w:rsidRPr="000A558E">
              <w:rPr>
                <w:iCs/>
                <w:color w:val="000000"/>
                <w:sz w:val="24"/>
                <w:szCs w:val="24"/>
              </w:rPr>
              <w:t>0.1789</w:t>
            </w:r>
          </w:p>
        </w:tc>
      </w:tr>
      <w:tr w:rsidR="0041073B" w14:paraId="2B01F106" w14:textId="77777777">
        <w:tc>
          <w:tcPr>
            <w:tcW w:w="1775" w:type="dxa"/>
          </w:tcPr>
          <w:p w14:paraId="675FD5F7" w14:textId="77777777" w:rsidR="0041073B" w:rsidRPr="000A558E" w:rsidRDefault="00000000">
            <w:pPr>
              <w:spacing w:line="360" w:lineRule="auto"/>
              <w:rPr>
                <w:iCs/>
                <w:color w:val="000000"/>
                <w:sz w:val="24"/>
                <w:szCs w:val="24"/>
              </w:rPr>
            </w:pPr>
            <w:r w:rsidRPr="000A558E">
              <w:rPr>
                <w:iCs/>
                <w:color w:val="000000"/>
                <w:sz w:val="24"/>
                <w:szCs w:val="24"/>
              </w:rPr>
              <w:t>HumanEval</w:t>
            </w:r>
          </w:p>
        </w:tc>
        <w:tc>
          <w:tcPr>
            <w:tcW w:w="2096" w:type="dxa"/>
          </w:tcPr>
          <w:p w14:paraId="62A04337" w14:textId="77777777" w:rsidR="0041073B" w:rsidRPr="000A558E" w:rsidRDefault="00000000">
            <w:pPr>
              <w:spacing w:line="360" w:lineRule="auto"/>
              <w:rPr>
                <w:iCs/>
                <w:color w:val="000000"/>
                <w:sz w:val="24"/>
                <w:szCs w:val="24"/>
              </w:rPr>
            </w:pPr>
            <w:r w:rsidRPr="000A558E">
              <w:rPr>
                <w:iCs/>
                <w:color w:val="000000"/>
                <w:sz w:val="24"/>
                <w:szCs w:val="24"/>
              </w:rPr>
              <w:t>123</w:t>
            </w:r>
          </w:p>
        </w:tc>
        <w:tc>
          <w:tcPr>
            <w:tcW w:w="2674" w:type="dxa"/>
          </w:tcPr>
          <w:p w14:paraId="393F70B2" w14:textId="77777777" w:rsidR="0041073B" w:rsidRPr="000A558E" w:rsidRDefault="00000000">
            <w:pPr>
              <w:spacing w:line="360" w:lineRule="auto"/>
              <w:rPr>
                <w:iCs/>
                <w:color w:val="000000"/>
                <w:sz w:val="24"/>
                <w:szCs w:val="24"/>
              </w:rPr>
            </w:pPr>
            <w:r w:rsidRPr="000A558E">
              <w:rPr>
                <w:iCs/>
                <w:color w:val="000000"/>
                <w:sz w:val="24"/>
                <w:szCs w:val="24"/>
              </w:rPr>
              <w:t>0.1100</w:t>
            </w:r>
          </w:p>
        </w:tc>
        <w:tc>
          <w:tcPr>
            <w:tcW w:w="2846" w:type="dxa"/>
          </w:tcPr>
          <w:p w14:paraId="51D31CBA" w14:textId="77777777" w:rsidR="0041073B" w:rsidRPr="000A558E" w:rsidRDefault="00000000">
            <w:pPr>
              <w:spacing w:line="360" w:lineRule="auto"/>
              <w:rPr>
                <w:iCs/>
                <w:color w:val="000000"/>
                <w:sz w:val="24"/>
                <w:szCs w:val="24"/>
              </w:rPr>
            </w:pPr>
            <w:r w:rsidRPr="000A558E">
              <w:rPr>
                <w:iCs/>
                <w:color w:val="000000"/>
                <w:sz w:val="24"/>
                <w:szCs w:val="24"/>
              </w:rPr>
              <w:t>0.0417</w:t>
            </w:r>
          </w:p>
        </w:tc>
      </w:tr>
      <w:tr w:rsidR="0041073B" w14:paraId="7EE1D594" w14:textId="77777777">
        <w:tc>
          <w:tcPr>
            <w:tcW w:w="1775" w:type="dxa"/>
          </w:tcPr>
          <w:p w14:paraId="04884AC6" w14:textId="77777777" w:rsidR="0041073B" w:rsidRPr="000A558E" w:rsidRDefault="00000000">
            <w:pPr>
              <w:spacing w:line="360" w:lineRule="auto"/>
              <w:rPr>
                <w:iCs/>
                <w:color w:val="000000"/>
                <w:sz w:val="24"/>
                <w:szCs w:val="24"/>
              </w:rPr>
            </w:pPr>
            <w:r w:rsidRPr="000A558E">
              <w:rPr>
                <w:iCs/>
                <w:color w:val="000000"/>
                <w:sz w:val="24"/>
                <w:szCs w:val="24"/>
              </w:rPr>
              <w:t>DS-1000</w:t>
            </w:r>
          </w:p>
        </w:tc>
        <w:tc>
          <w:tcPr>
            <w:tcW w:w="2096" w:type="dxa"/>
          </w:tcPr>
          <w:p w14:paraId="7BA94E5D" w14:textId="77777777" w:rsidR="0041073B" w:rsidRPr="000A558E" w:rsidRDefault="00000000">
            <w:pPr>
              <w:spacing w:line="360" w:lineRule="auto"/>
              <w:rPr>
                <w:iCs/>
                <w:color w:val="000000"/>
                <w:sz w:val="24"/>
                <w:szCs w:val="24"/>
              </w:rPr>
            </w:pPr>
            <w:r w:rsidRPr="000A558E">
              <w:rPr>
                <w:iCs/>
                <w:color w:val="000000"/>
                <w:sz w:val="24"/>
                <w:szCs w:val="24"/>
              </w:rPr>
              <w:t>750</w:t>
            </w:r>
          </w:p>
        </w:tc>
        <w:tc>
          <w:tcPr>
            <w:tcW w:w="2674" w:type="dxa"/>
          </w:tcPr>
          <w:p w14:paraId="29304E15" w14:textId="77777777" w:rsidR="0041073B" w:rsidRPr="000A558E" w:rsidRDefault="00000000">
            <w:pPr>
              <w:spacing w:line="360" w:lineRule="auto"/>
              <w:rPr>
                <w:iCs/>
                <w:color w:val="000000"/>
                <w:sz w:val="24"/>
                <w:szCs w:val="24"/>
              </w:rPr>
            </w:pPr>
            <w:r w:rsidRPr="000A558E">
              <w:rPr>
                <w:iCs/>
                <w:color w:val="000000"/>
                <w:sz w:val="24"/>
                <w:szCs w:val="24"/>
              </w:rPr>
              <w:t>0.6708</w:t>
            </w:r>
          </w:p>
        </w:tc>
        <w:tc>
          <w:tcPr>
            <w:tcW w:w="2846" w:type="dxa"/>
          </w:tcPr>
          <w:p w14:paraId="3D303EB1" w14:textId="77777777" w:rsidR="0041073B" w:rsidRPr="000A558E" w:rsidRDefault="00000000">
            <w:pPr>
              <w:spacing w:line="360" w:lineRule="auto"/>
              <w:rPr>
                <w:iCs/>
                <w:color w:val="000000"/>
                <w:sz w:val="24"/>
                <w:szCs w:val="24"/>
              </w:rPr>
            </w:pPr>
            <w:r w:rsidRPr="000A558E">
              <w:rPr>
                <w:iCs/>
                <w:color w:val="000000"/>
                <w:sz w:val="24"/>
                <w:szCs w:val="24"/>
              </w:rPr>
              <w:t>0.7794</w:t>
            </w:r>
          </w:p>
        </w:tc>
      </w:tr>
      <w:tr w:rsidR="0041073B" w14:paraId="4CFD0236" w14:textId="77777777">
        <w:tc>
          <w:tcPr>
            <w:tcW w:w="1775" w:type="dxa"/>
          </w:tcPr>
          <w:p w14:paraId="38CB8155" w14:textId="77777777" w:rsidR="0041073B" w:rsidRPr="000A558E" w:rsidRDefault="00000000">
            <w:pPr>
              <w:spacing w:line="360" w:lineRule="auto"/>
              <w:rPr>
                <w:iCs/>
                <w:color w:val="000000"/>
                <w:sz w:val="24"/>
                <w:szCs w:val="24"/>
              </w:rPr>
            </w:pPr>
            <w:r w:rsidRPr="000A558E">
              <w:rPr>
                <w:b/>
                <w:bCs/>
                <w:iCs/>
                <w:color w:val="000000"/>
                <w:sz w:val="24"/>
                <w:szCs w:val="24"/>
              </w:rPr>
              <w:t>Sum</w:t>
            </w:r>
          </w:p>
        </w:tc>
        <w:tc>
          <w:tcPr>
            <w:tcW w:w="2096" w:type="dxa"/>
          </w:tcPr>
          <w:p w14:paraId="722D6960" w14:textId="77777777" w:rsidR="0041073B" w:rsidRPr="000A558E" w:rsidRDefault="00000000">
            <w:pPr>
              <w:spacing w:line="360" w:lineRule="auto"/>
              <w:rPr>
                <w:iCs/>
                <w:color w:val="000000"/>
                <w:sz w:val="24"/>
                <w:szCs w:val="24"/>
              </w:rPr>
            </w:pPr>
            <w:r w:rsidRPr="000A558E">
              <w:rPr>
                <w:b/>
                <w:bCs/>
                <w:iCs/>
                <w:color w:val="000000"/>
                <w:sz w:val="24"/>
                <w:szCs w:val="24"/>
              </w:rPr>
              <w:t>1118</w:t>
            </w:r>
          </w:p>
        </w:tc>
        <w:tc>
          <w:tcPr>
            <w:tcW w:w="2674" w:type="dxa"/>
          </w:tcPr>
          <w:p w14:paraId="53307D5D" w14:textId="77777777" w:rsidR="0041073B" w:rsidRPr="000A558E" w:rsidRDefault="00000000">
            <w:pPr>
              <w:spacing w:line="360" w:lineRule="auto"/>
              <w:rPr>
                <w:iCs/>
                <w:color w:val="000000"/>
                <w:sz w:val="24"/>
                <w:szCs w:val="24"/>
              </w:rPr>
            </w:pPr>
            <w:r w:rsidRPr="000A558E">
              <w:rPr>
                <w:b/>
                <w:bCs/>
                <w:iCs/>
                <w:color w:val="000000"/>
                <w:sz w:val="24"/>
                <w:szCs w:val="24"/>
              </w:rPr>
              <w:t>~1</w:t>
            </w:r>
          </w:p>
        </w:tc>
        <w:tc>
          <w:tcPr>
            <w:tcW w:w="2846" w:type="dxa"/>
          </w:tcPr>
          <w:p w14:paraId="06462B6F" w14:textId="77777777" w:rsidR="0041073B" w:rsidRPr="000A558E" w:rsidRDefault="00000000">
            <w:pPr>
              <w:spacing w:line="360" w:lineRule="auto"/>
              <w:rPr>
                <w:iCs/>
                <w:color w:val="000000"/>
                <w:sz w:val="24"/>
                <w:szCs w:val="24"/>
              </w:rPr>
            </w:pPr>
            <w:r w:rsidRPr="000A558E">
              <w:rPr>
                <w:b/>
                <w:bCs/>
                <w:iCs/>
                <w:color w:val="000000"/>
                <w:sz w:val="24"/>
                <w:szCs w:val="24"/>
              </w:rPr>
              <w:t>~1</w:t>
            </w:r>
          </w:p>
        </w:tc>
      </w:tr>
    </w:tbl>
    <w:p w14:paraId="214AB6FF" w14:textId="77777777" w:rsidR="0041073B" w:rsidRDefault="0041073B">
      <w:pPr>
        <w:spacing w:line="360" w:lineRule="auto"/>
        <w:rPr>
          <w:sz w:val="28"/>
          <w:szCs w:val="28"/>
        </w:rPr>
      </w:pPr>
    </w:p>
    <w:p w14:paraId="4A5B2542" w14:textId="77777777" w:rsidR="0041073B" w:rsidRDefault="00000000" w:rsidP="000A558E">
      <w:pPr>
        <w:spacing w:line="360" w:lineRule="auto"/>
        <w:jc w:val="both"/>
        <w:rPr>
          <w:sz w:val="28"/>
          <w:szCs w:val="28"/>
        </w:rPr>
      </w:pPr>
      <w:r>
        <w:rPr>
          <w:sz w:val="28"/>
          <w:szCs w:val="28"/>
        </w:rPr>
        <w:t>Standard federated averaging aggregates local model weights from all clients into a single global model by taking a uniform weighted mean across participants. This is the conventional method.</w:t>
      </w:r>
    </w:p>
    <w:p w14:paraId="25B13FE7" w14:textId="77777777" w:rsidR="0041073B" w:rsidRDefault="00000000" w:rsidP="00C43383">
      <w:pPr>
        <w:jc w:val="center"/>
        <w:rPr>
          <w:b/>
          <w:bCs/>
          <w:sz w:val="28"/>
          <w:szCs w:val="28"/>
        </w:rPr>
      </w:pPr>
      <w:r>
        <w:rPr>
          <w:noProof/>
        </w:rPr>
        <w:drawing>
          <wp:inline distT="0" distB="0" distL="0" distR="0" wp14:anchorId="1C458D83" wp14:editId="7A1CB640">
            <wp:extent cx="2743200" cy="1903177"/>
            <wp:effectExtent l="0" t="0" r="0" b="190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AAAAB6AAAAAAAAAAAAAAAAAAAAAAAAAAAAAAAAAAAAAAAAAAAAAAmBMAAJgNAAAAAAAAAAAAAAAAAAAoAAAACAAAAAEAAAABAAAA"/>
                        </a:ext>
                      </a:extLst>
                    </pic:cNvPicPr>
                  </pic:nvPicPr>
                  <pic:blipFill>
                    <a:blip r:embed="rId29"/>
                    <a:stretch>
                      <a:fillRect/>
                    </a:stretch>
                  </pic:blipFill>
                  <pic:spPr>
                    <a:xfrm>
                      <a:off x="0" y="0"/>
                      <a:ext cx="2745127" cy="1904514"/>
                    </a:xfrm>
                    <a:prstGeom prst="rect">
                      <a:avLst/>
                    </a:prstGeom>
                    <a:noFill/>
                    <a:ln w="12700">
                      <a:noFill/>
                    </a:ln>
                  </pic:spPr>
                </pic:pic>
              </a:graphicData>
            </a:graphic>
          </wp:inline>
        </w:drawing>
      </w:r>
    </w:p>
    <w:p w14:paraId="1BED3C1D" w14:textId="77777777" w:rsidR="0041073B" w:rsidRPr="000A558E" w:rsidRDefault="00000000" w:rsidP="000A558E">
      <w:pPr>
        <w:spacing w:line="360" w:lineRule="auto"/>
        <w:jc w:val="both"/>
        <w:rPr>
          <w:sz w:val="28"/>
          <w:szCs w:val="28"/>
        </w:rPr>
      </w:pPr>
      <w:r w:rsidRPr="000A558E">
        <w:rPr>
          <w:sz w:val="28"/>
          <w:szCs w:val="28"/>
        </w:rPr>
        <w:lastRenderedPageBreak/>
        <w:t>However, this may overlook heterogeneity in learning difficulty across clients. To address this, we propose an error-weighted aggregation strategy that assigns higher aggregation weights to clients that encountered more errors during training. This ensures the global model learns more from clients where hallucinations or incorrect outputs were harder to resolve.</w:t>
      </w:r>
    </w:p>
    <w:p w14:paraId="7727EB0A" w14:textId="77777777" w:rsidR="0041073B" w:rsidRPr="000A558E" w:rsidRDefault="00000000" w:rsidP="000A558E">
      <w:pPr>
        <w:spacing w:line="360" w:lineRule="auto"/>
        <w:jc w:val="both"/>
        <w:rPr>
          <w:sz w:val="28"/>
          <w:szCs w:val="28"/>
        </w:rPr>
      </w:pPr>
      <w:r w:rsidRPr="000A558E">
        <w:rPr>
          <w:sz w:val="28"/>
          <w:szCs w:val="28"/>
        </w:rPr>
        <w:t>The aggregation weight for each client is derived from the empirical error distribution across all clients as follows:</w:t>
      </w:r>
    </w:p>
    <w:p w14:paraId="5170DBEA" w14:textId="77777777" w:rsidR="0041073B" w:rsidRDefault="0041073B">
      <w:pPr>
        <w:rPr>
          <w:sz w:val="28"/>
          <w:szCs w:val="28"/>
        </w:rPr>
      </w:pPr>
    </w:p>
    <w:p w14:paraId="71B16E74" w14:textId="77777777" w:rsidR="0041073B" w:rsidRDefault="00000000">
      <w:pPr>
        <w:rPr>
          <w:sz w:val="28"/>
          <w:szCs w:val="28"/>
        </w:rPr>
      </w:pPr>
      <w:r>
        <w:rPr>
          <w:sz w:val="28"/>
          <w:szCs w:val="28"/>
        </w:rPr>
        <w:t>Error frequency ,</w:t>
      </w:r>
    </w:p>
    <w:p w14:paraId="3EE75F29" w14:textId="77777777" w:rsidR="0041073B" w:rsidRDefault="00000000">
      <w:pPr>
        <w:rPr>
          <w:sz w:val="28"/>
          <w:szCs w:val="28"/>
        </w:rPr>
      </w:pPr>
      <m:oMathPara>
        <m:oMath>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coun</m:t>
              </m:r>
              <m:sSub>
                <m:sSubPr>
                  <m:ctrlPr>
                    <w:rPr>
                      <w:rFonts w:ascii="Cambria Math" w:hAnsi="Cambria Math"/>
                      <w:i/>
                    </w:rPr>
                  </m:ctrlPr>
                </m:sSubPr>
                <m:e>
                  <m:r>
                    <w:rPr>
                      <w:rFonts w:ascii="Cambria Math" w:hAnsi="Cambria Math"/>
                    </w:rPr>
                    <m:t>t</m:t>
                  </m:r>
                </m:e>
                <m:sub>
                  <m:r>
                    <w:rPr>
                      <w:rFonts w:ascii="Cambria Math" w:hAnsi="Cambria Math"/>
                    </w:rPr>
                    <m:t>k,e</m:t>
                  </m:r>
                </m:sub>
              </m:sSub>
              <m:ctrlPr>
                <w:rPr>
                  <w:rFonts w:ascii="Cambria Math" w:hAnsi="Cambria Math"/>
                  <w:i/>
                </w:rPr>
              </m:ctrlPr>
            </m:e>
          </m:nary>
        </m:oMath>
      </m:oMathPara>
    </w:p>
    <w:p w14:paraId="4D3A8E05" w14:textId="77777777" w:rsidR="0041073B" w:rsidRDefault="00000000" w:rsidP="000A558E">
      <w:pPr>
        <w:spacing w:line="276" w:lineRule="auto"/>
        <w:rPr>
          <w:sz w:val="28"/>
          <w:szCs w:val="28"/>
        </w:rPr>
      </w:pPr>
      <w:r>
        <w:rPr>
          <w:sz w:val="28"/>
          <w:szCs w:val="28"/>
        </w:rPr>
        <w:t>F</w:t>
      </w:r>
      <w:r>
        <w:rPr>
          <w:sz w:val="28"/>
          <w:szCs w:val="28"/>
          <w:vertAlign w:val="subscript"/>
        </w:rPr>
        <w:t>e</w:t>
      </w:r>
      <w:r>
        <w:rPr>
          <w:sz w:val="28"/>
          <w:szCs w:val="28"/>
        </w:rPr>
        <w:t>​ = total occurrences of error type ‘</w:t>
      </w:r>
      <m:oMath>
        <m:r>
          <w:rPr>
            <w:rFonts w:ascii="Cambria Math" w:hAnsi="Cambria Math"/>
          </w:rPr>
          <m:t>e’ </m:t>
        </m:r>
      </m:oMath>
      <w:r>
        <w:rPr>
          <w:sz w:val="28"/>
          <w:szCs w:val="28"/>
        </w:rPr>
        <w:t>across all clients</w:t>
      </w:r>
      <w:r>
        <w:rPr>
          <w:sz w:val="28"/>
          <w:szCs w:val="28"/>
        </w:rPr>
        <w:br/>
        <w:t>count</w:t>
      </w:r>
      <w:r>
        <w:rPr>
          <w:sz w:val="28"/>
          <w:szCs w:val="28"/>
          <w:vertAlign w:val="subscript"/>
        </w:rPr>
        <w:t xml:space="preserve">k,e​ </w:t>
      </w:r>
      <w:r>
        <w:rPr>
          <w:sz w:val="28"/>
          <w:szCs w:val="28"/>
        </w:rPr>
        <w:t>= number of errors of type ‘</w:t>
      </w:r>
      <m:oMath>
        <m:r>
          <w:rPr>
            <w:rFonts w:ascii="Cambria Math" w:hAnsi="Cambria Math"/>
          </w:rPr>
          <m:t>e’ </m:t>
        </m:r>
      </m:oMath>
      <w:r>
        <w:rPr>
          <w:sz w:val="28"/>
          <w:szCs w:val="28"/>
        </w:rPr>
        <w:t xml:space="preserve">in client </w:t>
      </w:r>
      <m:oMath>
        <m:r>
          <w:rPr>
            <w:rFonts w:ascii="Cambria Math" w:hAnsi="Cambria Math"/>
          </w:rPr>
          <m:t>k</m:t>
        </m:r>
      </m:oMath>
    </w:p>
    <w:p w14:paraId="46EC0B8D" w14:textId="77777777" w:rsidR="0041073B" w:rsidRDefault="0041073B">
      <w:pPr>
        <w:rPr>
          <w:sz w:val="28"/>
          <w:szCs w:val="28"/>
        </w:rPr>
      </w:pPr>
    </w:p>
    <w:p w14:paraId="68840586" w14:textId="77777777" w:rsidR="0041073B" w:rsidRDefault="00000000">
      <w:pPr>
        <w:rPr>
          <w:sz w:val="28"/>
          <w:szCs w:val="28"/>
        </w:rPr>
      </w:pPr>
      <w:r>
        <w:rPr>
          <w:sz w:val="28"/>
          <w:szCs w:val="28"/>
        </w:rPr>
        <w:t>Weight Definition,</w:t>
      </w:r>
    </w:p>
    <w:p w14:paraId="2BD4D5B3" w14:textId="77777777" w:rsidR="0041073B" w:rsidRDefault="00000000">
      <w:pPr>
        <w:rPr>
          <w:sz w:val="28"/>
          <w:szCs w:val="28"/>
        </w:rPr>
      </w:pPr>
      <m:oMathPara>
        <m:oMath>
          <m:r>
            <w:rPr>
              <w:rFonts w:ascii="Cambria Math" w:hAnsi="Cambria Math"/>
            </w:rPr>
            <m:t>weigh</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e</m:t>
                  </m:r>
                </m:sub>
              </m:sSub>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e</m:t>
                      </m:r>
                    </m:e>
                    <m:sup>
                      <m:r>
                        <w:rPr>
                          <w:rFonts w:ascii="Cambria Math" w:hAnsi="Cambria Math"/>
                        </w:rPr>
                        <m:t>'</m:t>
                      </m:r>
                    </m:sup>
                  </m:sSup>
                  <m:r>
                    <m:rPr>
                      <m:sty m:val="p"/>
                    </m:rPr>
                    <w:rPr>
                      <w:rFonts w:ascii="Cambria Math" w:hAnsi="Cambria Math"/>
                    </w:rPr>
                    <m:t>∈</m:t>
                  </m:r>
                  <m:r>
                    <w:rPr>
                      <w:rFonts w:ascii="Cambria Math" w:hAnsi="Cambria Math"/>
                    </w:rPr>
                    <m:t>errors</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e</m:t>
                          </m:r>
                        </m:e>
                        <m:sup>
                          <m:r>
                            <w:rPr>
                              <w:rFonts w:ascii="Cambria Math" w:hAnsi="Cambria Math"/>
                            </w:rPr>
                            <m:t>'</m:t>
                          </m:r>
                        </m:sup>
                      </m:sSup>
                    </m:sub>
                  </m:sSub>
                  <m:ctrlPr>
                    <w:rPr>
                      <w:rFonts w:ascii="Cambria Math" w:hAnsi="Cambria Math"/>
                      <w:i/>
                    </w:rPr>
                  </m:ctrlPr>
                </m:e>
              </m:nary>
              <m:ctrlPr>
                <w:rPr>
                  <w:rFonts w:ascii="Cambria Math" w:hAnsi="Cambria Math"/>
                  <w:i/>
                </w:rPr>
              </m:ctrlPr>
            </m:den>
          </m:f>
        </m:oMath>
      </m:oMathPara>
    </w:p>
    <w:p w14:paraId="1F16FCB6" w14:textId="77777777" w:rsidR="0041073B" w:rsidRDefault="0041073B">
      <w:pPr>
        <w:rPr>
          <w:sz w:val="28"/>
          <w:szCs w:val="28"/>
        </w:rPr>
      </w:pPr>
    </w:p>
    <w:p w14:paraId="4FE98CEF" w14:textId="77777777" w:rsidR="0041073B" w:rsidRDefault="00000000" w:rsidP="000A558E">
      <w:pPr>
        <w:spacing w:line="360" w:lineRule="auto"/>
        <w:rPr>
          <w:sz w:val="28"/>
          <w:szCs w:val="28"/>
        </w:rPr>
      </w:pPr>
      <w:r>
        <w:rPr>
          <w:sz w:val="28"/>
          <w:szCs w:val="28"/>
        </w:rPr>
        <w:t>This is calculated for weight for each type of error based on their occurrence.</w:t>
      </w:r>
    </w:p>
    <w:p w14:paraId="559A4B70" w14:textId="77777777" w:rsidR="0041073B" w:rsidRDefault="0041073B" w:rsidP="000A558E">
      <w:pPr>
        <w:spacing w:line="360" w:lineRule="auto"/>
        <w:rPr>
          <w:sz w:val="28"/>
          <w:szCs w:val="28"/>
        </w:rPr>
      </w:pPr>
    </w:p>
    <w:p w14:paraId="1B4CF9F5" w14:textId="77777777" w:rsidR="0041073B" w:rsidRDefault="00000000" w:rsidP="000A558E">
      <w:pPr>
        <w:spacing w:line="360" w:lineRule="auto"/>
        <w:rPr>
          <w:sz w:val="28"/>
          <w:szCs w:val="28"/>
        </w:rPr>
      </w:pPr>
      <w:r>
        <w:rPr>
          <w:sz w:val="28"/>
          <w:szCs w:val="28"/>
        </w:rPr>
        <w:t>Error score,</w:t>
      </w:r>
    </w:p>
    <w:p w14:paraId="731DDF8D" w14:textId="77777777" w:rsidR="0041073B" w:rsidRDefault="00000000" w:rsidP="000A558E">
      <w:pPr>
        <w:spacing w:line="360" w:lineRule="auto"/>
        <w:rPr>
          <w:sz w:val="28"/>
          <w:szCs w:val="28"/>
        </w:rPr>
      </w:pPr>
      <w:r>
        <w:rPr>
          <w:sz w:val="28"/>
          <w:szCs w:val="28"/>
        </w:rPr>
        <w:t>For each client, the total count of each type of error along with its computed weight is accounted for</w:t>
      </w:r>
    </w:p>
    <w:p w14:paraId="5C16233A" w14:textId="77777777" w:rsidR="0041073B" w:rsidRDefault="0041073B">
      <w:pPr>
        <w:rPr>
          <w:sz w:val="28"/>
          <w:szCs w:val="28"/>
        </w:rPr>
      </w:pPr>
    </w:p>
    <w:p w14:paraId="58523D6A" w14:textId="77777777" w:rsidR="0041073B" w:rsidRDefault="00000000">
      <w:pPr>
        <w:rPr>
          <w:sz w:val="28"/>
          <w:szCs w:val="28"/>
        </w:rPr>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nary>
            <m:naryPr>
              <m:chr m:val="∑"/>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errors</m:t>
              </m:r>
              <m:ctrlPr>
                <w:rPr>
                  <w:rFonts w:ascii="Cambria Math" w:hAnsi="Cambria Math"/>
                  <w:i/>
                </w:rPr>
              </m:ctrlPr>
            </m:sub>
            <m:sup>
              <m:ctrlPr>
                <w:rPr>
                  <w:rFonts w:ascii="Cambria Math" w:hAnsi="Cambria Math"/>
                  <w:i/>
                </w:rPr>
              </m:ctrlPr>
            </m:sup>
            <m:e>
              <m:r>
                <w:rPr>
                  <w:rFonts w:ascii="Cambria Math" w:hAnsi="Cambria Math"/>
                </w:rPr>
                <m:t>coun</m:t>
              </m:r>
              <m:sSub>
                <m:sSubPr>
                  <m:ctrlPr>
                    <w:rPr>
                      <w:rFonts w:ascii="Cambria Math" w:hAnsi="Cambria Math"/>
                      <w:i/>
                    </w:rPr>
                  </m:ctrlPr>
                </m:sSubPr>
                <m:e>
                  <m:r>
                    <w:rPr>
                      <w:rFonts w:ascii="Cambria Math" w:hAnsi="Cambria Math"/>
                    </w:rPr>
                    <m:t>t</m:t>
                  </m:r>
                </m:e>
                <m:sub>
                  <m:r>
                    <w:rPr>
                      <w:rFonts w:ascii="Cambria Math" w:hAnsi="Cambria Math"/>
                    </w:rPr>
                    <m:t>k,e</m:t>
                  </m:r>
                </m:sub>
              </m:sSub>
              <m:ctrlPr>
                <w:rPr>
                  <w:rFonts w:ascii="Cambria Math" w:hAnsi="Cambria Math"/>
                  <w:i/>
                </w:rPr>
              </m:ctrlPr>
            </m:e>
          </m:nary>
          <m:r>
            <m:rPr>
              <m:sty m:val="p"/>
            </m:rPr>
            <w:rPr>
              <w:rFonts w:ascii="Cambria Math" w:hAnsi="Cambria Math"/>
            </w:rPr>
            <m:t>⋅</m:t>
          </m:r>
          <m:r>
            <w:rPr>
              <w:rFonts w:ascii="Cambria Math" w:hAnsi="Cambria Math"/>
            </w:rPr>
            <m:t>weigh</m:t>
          </m:r>
          <m:sSub>
            <m:sSubPr>
              <m:ctrlPr>
                <w:rPr>
                  <w:rFonts w:ascii="Cambria Math" w:hAnsi="Cambria Math"/>
                  <w:i/>
                </w:rPr>
              </m:ctrlPr>
            </m:sSubPr>
            <m:e>
              <m:r>
                <w:rPr>
                  <w:rFonts w:ascii="Cambria Math" w:hAnsi="Cambria Math"/>
                </w:rPr>
                <m:t>t</m:t>
              </m:r>
            </m:e>
            <m:sub>
              <m:r>
                <w:rPr>
                  <w:rFonts w:ascii="Cambria Math" w:hAnsi="Cambria Math"/>
                </w:rPr>
                <m:t>e</m:t>
              </m:r>
            </m:sub>
          </m:sSub>
        </m:oMath>
      </m:oMathPara>
    </w:p>
    <w:p w14:paraId="660AE113" w14:textId="77777777" w:rsidR="0041073B" w:rsidRDefault="00000000">
      <w:pPr>
        <w:rPr>
          <w:sz w:val="28"/>
          <w:szCs w:val="28"/>
        </w:rPr>
      </w:pPr>
      <w:r>
        <w:rPr>
          <w:sz w:val="28"/>
          <w:szCs w:val="28"/>
        </w:rPr>
        <w:t>Normalization,</w:t>
      </w:r>
    </w:p>
    <w:p w14:paraId="4A698060" w14:textId="77777777" w:rsidR="0041073B" w:rsidRDefault="00000000">
      <w:pPr>
        <w:rPr>
          <w:sz w:val="28"/>
          <w:szCs w:val="28"/>
        </w:rPr>
      </w:pPr>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k</m:t>
              </m:r>
            </m:sub>
          </m:sSub>
          <m:r>
            <w:rPr>
              <w:rFonts w:ascii="Cambria Math" w:hAnsi="Cambria Math"/>
            </w:rPr>
            <m:t> = </m:t>
          </m:r>
          <m:f>
            <m:fPr>
              <m:ctrlPr>
                <w:rPr>
                  <w:rFonts w:ascii="Cambria Math" w:hAnsi="Cambria Math"/>
                </w:rPr>
              </m:ctrlPr>
            </m:fPr>
            <m:num>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k</m:t>
                  </m:r>
                </m:sub>
              </m:sSub>
              <m:ctrlPr>
                <w:rPr>
                  <w:rFonts w:ascii="Cambria Math" w:hAnsi="Cambria Math"/>
                  <w:i/>
                </w:rPr>
              </m:ctrlPr>
            </m:num>
            <m:den>
              <m:nary>
                <m:naryPr>
                  <m:chr m:val="∑"/>
                  <m:ctrlPr>
                    <w:rPr>
                      <w:rFonts w:ascii="Cambria Math" w:hAnsi="Cambria Math"/>
                    </w:rPr>
                  </m:ctrlPr>
                </m:naryPr>
                <m:sub>
                  <m:r>
                    <m:rPr>
                      <m:sty m:val="p"/>
                    </m:rPr>
                    <w:rPr>
                      <w:rFonts w:ascii="Cambria Math" w:hAnsi="Cambria Math"/>
                    </w:rPr>
                    <m:t>j</m:t>
                  </m:r>
                  <m:r>
                    <w:rPr>
                      <w:rFonts w:ascii="Cambria Math" w:hAnsi="Cambria Math"/>
                    </w:rPr>
                    <m:t>=1</m:t>
                  </m:r>
                  <m:ctrlPr>
                    <w:rPr>
                      <w:rFonts w:ascii="Cambria Math" w:hAnsi="Cambria Math"/>
                      <w:i/>
                    </w:rPr>
                  </m:ctrlPr>
                </m:sub>
                <m:sup>
                  <m:r>
                    <m:rPr>
                      <m:sty m:val="p"/>
                    </m:rPr>
                    <w:rPr>
                      <w:rFonts w:ascii="Cambria Math" w:hAnsi="Cambria Math"/>
                    </w:rPr>
                    <m:t>K</m:t>
                  </m:r>
                  <m:ctrlPr>
                    <w:rPr>
                      <w:rFonts w:ascii="Cambria Math" w:hAnsi="Cambria Math"/>
                      <w:i/>
                    </w:rPr>
                  </m:ctrlPr>
                </m:sup>
                <m:e>
                  <m:ctrlPr>
                    <w:rPr>
                      <w:rFonts w:ascii="Cambria Math" w:hAnsi="Cambria Math"/>
                      <w:i/>
                    </w:rPr>
                  </m:ctrlPr>
                </m:e>
              </m:nary>
              <m:r>
                <w:rPr>
                  <w:rFonts w:ascii="Cambria Math" w:hAnsi="Cambria Math"/>
                </w:rPr>
                <m:t> </m:t>
              </m:r>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j</m:t>
                  </m:r>
                </m:sub>
              </m:sSub>
              <m:ctrlPr>
                <w:rPr>
                  <w:rFonts w:ascii="Cambria Math" w:hAnsi="Cambria Math"/>
                  <w:i/>
                </w:rPr>
              </m:ctrlPr>
            </m:den>
          </m:f>
        </m:oMath>
      </m:oMathPara>
    </w:p>
    <w:p w14:paraId="4C6EC0FC" w14:textId="77777777" w:rsidR="0041073B" w:rsidRDefault="0041073B">
      <w:pPr>
        <w:rPr>
          <w:sz w:val="28"/>
          <w:szCs w:val="28"/>
        </w:rPr>
      </w:pPr>
    </w:p>
    <w:p w14:paraId="07506754" w14:textId="77777777" w:rsidR="0041073B" w:rsidRDefault="0041073B">
      <w:pPr>
        <w:rPr>
          <w:sz w:val="28"/>
          <w:szCs w:val="28"/>
        </w:rPr>
      </w:pPr>
    </w:p>
    <w:p w14:paraId="3298BEBC" w14:textId="77777777" w:rsidR="0041073B" w:rsidRDefault="00000000">
      <w:pPr>
        <w:rPr>
          <w:sz w:val="28"/>
          <w:szCs w:val="28"/>
        </w:rPr>
      </w:pPr>
      <w:r>
        <w:rPr>
          <w:sz w:val="28"/>
          <w:szCs w:val="28"/>
        </w:rPr>
        <w:t>Augmented FedAverage,</w:t>
      </w:r>
    </w:p>
    <w:p w14:paraId="28D9F522" w14:textId="77777777" w:rsidR="0041073B" w:rsidRDefault="00000000">
      <w:pPr>
        <w:rPr>
          <w:sz w:val="28"/>
          <w:szCs w:val="28"/>
        </w:rPr>
      </w:pPr>
      <m:oMathPara>
        <m:oMath>
          <m:sSup>
            <m:sSupPr>
              <m:ctrlPr>
                <w:rPr>
                  <w:rFonts w:ascii="Cambria Math" w:hAnsi="Cambria Math"/>
                  <w:i/>
                </w:rPr>
              </m:ctrlPr>
            </m:sSupPr>
            <m:e>
              <m:r>
                <w:rPr>
                  <w:rFonts w:ascii="Cambria Math" w:hAnsi="Cambria Math"/>
                </w:rPr>
                <m:t>w</m:t>
              </m:r>
            </m:e>
            <m:sup>
              <m:r>
                <w:rPr>
                  <w:rFonts w:ascii="Cambria Math" w:hAnsi="Cambria Math"/>
                </w:rPr>
                <m:t>t+1</m:t>
              </m:r>
            </m:sup>
          </m:sSup>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e>
                <m:sub>
                  <m:r>
                    <w:rPr>
                      <w:rFonts w:ascii="Cambria Math" w:hAnsi="Cambria Math"/>
                    </w:rPr>
                    <m:t>k</m:t>
                  </m:r>
                </m:sub>
              </m:sSub>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t</m:t>
                  </m:r>
                </m:sup>
              </m:sSubSup>
              <m:ctrlPr>
                <w:rPr>
                  <w:rFonts w:ascii="Cambria Math" w:hAnsi="Cambria Math"/>
                  <w:i/>
                </w:rPr>
              </m:ctrlPr>
            </m:e>
          </m:nary>
        </m:oMath>
      </m:oMathPara>
    </w:p>
    <w:p w14:paraId="4C9DF417" w14:textId="77777777" w:rsidR="0041073B" w:rsidRDefault="0041073B">
      <w:pPr>
        <w:rPr>
          <w:sz w:val="28"/>
          <w:szCs w:val="28"/>
        </w:rPr>
      </w:pPr>
    </w:p>
    <w:p w14:paraId="62A9EEEB" w14:textId="77777777" w:rsidR="0041073B" w:rsidRDefault="0041073B">
      <w:pPr>
        <w:rPr>
          <w:sz w:val="28"/>
          <w:szCs w:val="28"/>
        </w:rPr>
      </w:pPr>
    </w:p>
    <w:p w14:paraId="2C3FA209" w14:textId="77777777" w:rsidR="0041073B" w:rsidRDefault="00000000">
      <w:pPr>
        <w:rPr>
          <w:sz w:val="28"/>
          <w:szCs w:val="28"/>
        </w:rPr>
      </w:pPr>
      <w:r>
        <w:rPr>
          <w:sz w:val="28"/>
          <w:szCs w:val="28"/>
        </w:rPr>
        <w:t>w</w:t>
      </w:r>
      <w:r>
        <w:rPr>
          <w:sz w:val="28"/>
          <w:szCs w:val="28"/>
          <w:vertAlign w:val="subscript"/>
        </w:rPr>
        <w:t>k</w:t>
      </w:r>
      <w:r>
        <w:rPr>
          <w:sz w:val="28"/>
          <w:szCs w:val="28"/>
          <w:vertAlign w:val="superscript"/>
        </w:rPr>
        <w:t>t</w:t>
      </w:r>
      <w:r>
        <w:rPr>
          <w:sz w:val="28"/>
          <w:szCs w:val="28"/>
        </w:rPr>
        <w:t>​ - local model weight on round t on client k</w:t>
      </w:r>
    </w:p>
    <w:p w14:paraId="203805FE" w14:textId="77777777" w:rsidR="0041073B" w:rsidRDefault="00000000">
      <w:r>
        <w:rPr>
          <w:sz w:val="28"/>
          <w:szCs w:val="28"/>
          <w:lang w:val="el-GR"/>
        </w:rPr>
        <w:lastRenderedPageBreak/>
        <w:t>α</w:t>
      </w:r>
      <w:r>
        <w:rPr>
          <w:sz w:val="28"/>
          <w:szCs w:val="28"/>
          <w:vertAlign w:val="subscript"/>
        </w:rPr>
        <w:t xml:space="preserve">k​  -  </w:t>
      </w:r>
      <w:r>
        <w:rPr>
          <w:sz w:val="28"/>
          <w:szCs w:val="28"/>
        </w:rPr>
        <w:t>normalized weight assigned to client k</w:t>
      </w:r>
      <w:r>
        <w:rPr>
          <w:sz w:val="28"/>
          <w:szCs w:val="28"/>
        </w:rPr>
        <w:br/>
        <w:t>w</w:t>
      </w:r>
      <w:r>
        <w:rPr>
          <w:sz w:val="28"/>
          <w:szCs w:val="28"/>
          <w:vertAlign w:val="superscript"/>
        </w:rPr>
        <w:t xml:space="preserve">t+1 </w:t>
      </w:r>
      <w:r>
        <w:rPr>
          <w:sz w:val="28"/>
          <w:szCs w:val="28"/>
        </w:rPr>
        <w:t xml:space="preserve">- Global model weights after aggregation at round </w:t>
      </w:r>
      <m:oMath>
        <m:r>
          <w:rPr>
            <w:rFonts w:ascii="Cambria Math" w:hAnsi="Cambria Math"/>
          </w:rPr>
          <m:t>t+1</m:t>
        </m:r>
      </m:oMath>
    </w:p>
    <w:p w14:paraId="291E0F05" w14:textId="77777777" w:rsidR="00E07398" w:rsidRDefault="00E07398">
      <w:pPr>
        <w:rPr>
          <w:rFonts w:ascii="Calibri" w:eastAsia="Calibri" w:hAnsi="Calibri" w:cs="Calibri"/>
          <w:sz w:val="28"/>
          <w:szCs w:val="28"/>
          <w:lang w:val="en-IN"/>
        </w:rPr>
      </w:pPr>
    </w:p>
    <w:p w14:paraId="204AA922" w14:textId="77777777" w:rsidR="0041073B" w:rsidRDefault="0041073B"/>
    <w:p w14:paraId="6B47383E" w14:textId="6C35A1F1" w:rsidR="0041073B" w:rsidRPr="000A558E" w:rsidRDefault="000A558E" w:rsidP="000A558E">
      <w:pPr>
        <w:tabs>
          <w:tab w:val="left" w:pos="722"/>
        </w:tabs>
        <w:spacing w:after="240"/>
        <w:rPr>
          <w:b/>
          <w:spacing w:val="-8"/>
          <w:sz w:val="28"/>
        </w:rPr>
      </w:pPr>
      <w:r>
        <w:rPr>
          <w:b/>
          <w:spacing w:val="-8"/>
          <w:sz w:val="28"/>
        </w:rPr>
        <w:t xml:space="preserve">4.5.4  </w:t>
      </w:r>
      <w:r w:rsidR="00000000" w:rsidRPr="000A558E">
        <w:rPr>
          <w:b/>
          <w:spacing w:val="-8"/>
          <w:sz w:val="28"/>
        </w:rPr>
        <w:t>Verification Module</w:t>
      </w:r>
    </w:p>
    <w:p w14:paraId="264599E3" w14:textId="77777777" w:rsidR="0041073B" w:rsidRDefault="00000000" w:rsidP="00E07398">
      <w:pPr>
        <w:spacing w:line="360" w:lineRule="auto"/>
        <w:ind w:firstLine="493"/>
        <w:jc w:val="both"/>
        <w:rPr>
          <w:sz w:val="28"/>
          <w:szCs w:val="28"/>
          <w:lang w:val="en-IN"/>
        </w:rPr>
      </w:pPr>
      <w:r>
        <w:rPr>
          <w:sz w:val="28"/>
          <w:szCs w:val="28"/>
          <w:lang w:val="en-IN"/>
        </w:rPr>
        <w:t>The model is evaluated across all three datasets using four adapter variants: FedAvg Complete, FedAvg Train, FedErrorAvg Complete, and FedErrorAvg Train. The "Complete" variants are trained and tested on the full dataset, while the "Train" variants are trained on the 75% training partition and evaluated on the held-out 25% test partition. Detailed results and comparative analysis across all four configurations are presented in the Results and Analysis section.</w:t>
      </w:r>
    </w:p>
    <w:p w14:paraId="572D5A94" w14:textId="77777777" w:rsidR="0041073B" w:rsidRDefault="0041073B" w:rsidP="00E07398">
      <w:pPr>
        <w:spacing w:line="360" w:lineRule="auto"/>
        <w:ind w:firstLine="493"/>
        <w:jc w:val="both"/>
        <w:rPr>
          <w:sz w:val="28"/>
          <w:szCs w:val="28"/>
          <w:lang w:val="en-IN"/>
        </w:rPr>
      </w:pPr>
    </w:p>
    <w:p w14:paraId="3D122B33" w14:textId="2497FB8D" w:rsidR="0041073B" w:rsidRDefault="00000000" w:rsidP="00E07398">
      <w:pPr>
        <w:spacing w:line="360" w:lineRule="auto"/>
        <w:ind w:firstLine="493"/>
        <w:jc w:val="both"/>
        <w:rPr>
          <w:sz w:val="28"/>
          <w:szCs w:val="28"/>
        </w:rPr>
      </w:pPr>
      <w:r>
        <w:rPr>
          <w:sz w:val="28"/>
          <w:szCs w:val="28"/>
          <w:lang w:val="en-IN"/>
        </w:rPr>
        <w:t>A key aspect of this evaluation framework is that the base model weights remain entirely frozen throughout the process. The federated adapter weights - aggregated LoRA matrices from across all clients -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LoRA adapters, cleanly isolating the contribution of the federated fine-tuning process.</w:t>
      </w:r>
      <w:r>
        <w:rPr>
          <w:sz w:val="28"/>
          <w:szCs w:val="28"/>
        </w:rPr>
        <w:t xml:space="preserve"> </w:t>
      </w:r>
    </w:p>
    <w:p w14:paraId="30813C38" w14:textId="77777777" w:rsidR="000A558E" w:rsidRDefault="000A558E" w:rsidP="000A558E">
      <w:pPr>
        <w:spacing w:line="360" w:lineRule="auto"/>
        <w:ind w:left="227" w:firstLine="493"/>
        <w:jc w:val="both"/>
        <w:rPr>
          <w:sz w:val="28"/>
          <w:szCs w:val="28"/>
        </w:rPr>
      </w:pPr>
    </w:p>
    <w:p w14:paraId="7D100936" w14:textId="77777777" w:rsidR="0041073B" w:rsidRDefault="00000000">
      <w:pPr>
        <w:spacing w:line="360" w:lineRule="auto"/>
        <w:rPr>
          <w:color w:val="000000"/>
        </w:rPr>
      </w:pPr>
      <w:r>
        <w:rPr>
          <w:color w:val="000000"/>
        </w:rPr>
        <w:t>from transformers import AutoModelForCausalLM, AutoTokenizer</w:t>
      </w:r>
    </w:p>
    <w:p w14:paraId="6B3E4A9C" w14:textId="77777777" w:rsidR="0041073B" w:rsidRDefault="00000000">
      <w:pPr>
        <w:spacing w:line="360" w:lineRule="auto"/>
        <w:rPr>
          <w:color w:val="000000"/>
        </w:rPr>
      </w:pPr>
      <w:r>
        <w:rPr>
          <w:color w:val="000000"/>
        </w:rPr>
        <w:t>from peft import PeftModel</w:t>
      </w:r>
    </w:p>
    <w:p w14:paraId="4FC13563" w14:textId="77777777" w:rsidR="0041073B" w:rsidRDefault="00000000">
      <w:pPr>
        <w:spacing w:line="360" w:lineRule="auto"/>
        <w:rPr>
          <w:color w:val="000000"/>
        </w:rPr>
      </w:pPr>
      <w:r>
        <w:rPr>
          <w:color w:val="000000"/>
        </w:rPr>
        <w:t>import torch</w:t>
      </w:r>
    </w:p>
    <w:p w14:paraId="4229F467" w14:textId="77777777" w:rsidR="0041073B" w:rsidRDefault="00000000">
      <w:pPr>
        <w:spacing w:line="360" w:lineRule="auto"/>
        <w:rPr>
          <w:color w:val="000000"/>
        </w:rPr>
      </w:pPr>
      <w:r>
        <w:rPr>
          <w:color w:val="000000"/>
        </w:rPr>
        <w:t>from tqdm import tqdm</w:t>
      </w:r>
    </w:p>
    <w:p w14:paraId="5E91DA4C" w14:textId="77777777" w:rsidR="0041073B" w:rsidRDefault="0041073B">
      <w:pPr>
        <w:spacing w:line="360" w:lineRule="auto"/>
        <w:rPr>
          <w:color w:val="000000"/>
        </w:rPr>
      </w:pPr>
    </w:p>
    <w:p w14:paraId="1C708F5F" w14:textId="77777777" w:rsidR="0041073B" w:rsidRDefault="00000000">
      <w:pPr>
        <w:spacing w:line="360" w:lineRule="auto"/>
        <w:rPr>
          <w:color w:val="000000"/>
        </w:rPr>
      </w:pPr>
      <w:r>
        <w:rPr>
          <w:color w:val="000000"/>
        </w:rPr>
        <w:t>base_id = "Qwen/Qwen2.5-Coder-3B-Instruct"</w:t>
      </w:r>
    </w:p>
    <w:p w14:paraId="2538E95C" w14:textId="77777777" w:rsidR="0041073B" w:rsidRDefault="00000000">
      <w:pPr>
        <w:spacing w:line="360" w:lineRule="auto"/>
        <w:rPr>
          <w:color w:val="000000"/>
        </w:rPr>
      </w:pPr>
      <w:r>
        <w:rPr>
          <w:color w:val="000000"/>
        </w:rPr>
        <w:t>try:</w:t>
      </w:r>
    </w:p>
    <w:p w14:paraId="135D2A98" w14:textId="77777777" w:rsidR="0041073B" w:rsidRDefault="00000000">
      <w:pPr>
        <w:spacing w:line="360" w:lineRule="auto"/>
        <w:rPr>
          <w:color w:val="000000"/>
        </w:rPr>
      </w:pPr>
      <w:r>
        <w:rPr>
          <w:color w:val="000000"/>
        </w:rPr>
        <w:t xml:space="preserve">    tokenizer = AutoTokenizer.from_pretrained(ADAPTER_PATH, trust_remote_code=True)</w:t>
      </w:r>
    </w:p>
    <w:p w14:paraId="7837B739" w14:textId="77777777" w:rsidR="0041073B" w:rsidRDefault="00000000">
      <w:pPr>
        <w:spacing w:line="360" w:lineRule="auto"/>
        <w:rPr>
          <w:color w:val="000000"/>
        </w:rPr>
      </w:pPr>
      <w:r>
        <w:rPr>
          <w:color w:val="000000"/>
        </w:rPr>
        <w:t>except Exception:</w:t>
      </w:r>
    </w:p>
    <w:p w14:paraId="0C7CF3C8" w14:textId="77777777" w:rsidR="0041073B" w:rsidRDefault="00000000">
      <w:pPr>
        <w:spacing w:line="360" w:lineRule="auto"/>
        <w:rPr>
          <w:color w:val="000000"/>
        </w:rPr>
      </w:pPr>
      <w:r>
        <w:rPr>
          <w:color w:val="000000"/>
        </w:rPr>
        <w:t xml:space="preserve">    tokenizer = AutoTokenizer.from_pretrained(base_id, trust_remote_code=True)</w:t>
      </w:r>
    </w:p>
    <w:p w14:paraId="30A0ECB0" w14:textId="77777777" w:rsidR="0041073B" w:rsidRDefault="00000000">
      <w:pPr>
        <w:spacing w:line="360" w:lineRule="auto"/>
        <w:rPr>
          <w:color w:val="000000"/>
        </w:rPr>
      </w:pPr>
      <w:r>
        <w:rPr>
          <w:color w:val="000000"/>
        </w:rPr>
        <w:t>base_model = AutoModelForCausalLM.from_pretrained(base_id, device_map="auto", trust_remote_code=True)</w:t>
      </w:r>
    </w:p>
    <w:p w14:paraId="28A4FC26" w14:textId="77777777" w:rsidR="0041073B" w:rsidRDefault="00000000">
      <w:pPr>
        <w:spacing w:line="360" w:lineRule="auto"/>
        <w:rPr>
          <w:color w:val="000000"/>
        </w:rPr>
      </w:pPr>
      <w:r>
        <w:rPr>
          <w:color w:val="000000"/>
        </w:rPr>
        <w:lastRenderedPageBreak/>
        <w:t>model = PeftModel.from_pretrained(base_model, ADAPTER_PATH)</w:t>
      </w:r>
    </w:p>
    <w:p w14:paraId="5C69F9F8" w14:textId="77777777" w:rsidR="0041073B" w:rsidRDefault="00000000">
      <w:pPr>
        <w:spacing w:line="360" w:lineRule="auto"/>
        <w:rPr>
          <w:color w:val="000000"/>
        </w:rPr>
      </w:pPr>
      <w:r>
        <w:rPr>
          <w:color w:val="000000"/>
        </w:rPr>
        <w:t>model.eval()</w:t>
      </w:r>
    </w:p>
    <w:p w14:paraId="68A799D3" w14:textId="77777777" w:rsidR="0041073B" w:rsidRDefault="00000000">
      <w:pPr>
        <w:spacing w:line="360" w:lineRule="auto"/>
        <w:rPr>
          <w:color w:val="000000"/>
        </w:rPr>
      </w:pPr>
      <w:r>
        <w:rPr>
          <w:color w:val="000000"/>
        </w:rPr>
        <w:t>print("Model and tokenizer loaded.")</w:t>
      </w:r>
    </w:p>
    <w:p w14:paraId="00C521BA" w14:textId="77777777" w:rsidR="0041073B" w:rsidRDefault="0041073B">
      <w:pPr>
        <w:spacing w:line="360" w:lineRule="auto"/>
        <w:rPr>
          <w:ins w:id="87" w:author="Unknown" w:date="2026-03-23T10:39:00Z"/>
          <w:sz w:val="28"/>
          <w:szCs w:val="28"/>
          <w:lang w:val="en-IN"/>
        </w:rPr>
      </w:pPr>
    </w:p>
    <w:p w14:paraId="25AB8987" w14:textId="6FC48A35" w:rsidR="0041073B" w:rsidRDefault="00000000">
      <w:pPr>
        <w:spacing w:line="360" w:lineRule="auto"/>
        <w:ind w:left="227" w:firstLine="493"/>
        <w:jc w:val="both"/>
        <w:rPr>
          <w:sz w:val="28"/>
          <w:szCs w:val="28"/>
          <w:lang w:val="en-IN"/>
        </w:rPr>
      </w:pPr>
      <w:r>
        <w:rPr>
          <w:sz w:val="28"/>
          <w:szCs w:val="28"/>
          <w:lang w:val="en-IN"/>
        </w:rPr>
        <w:t xml:space="preserve">The above code make use of the LoRA logic from the formula from </w:t>
      </w:r>
      <w:r w:rsidR="000A558E" w:rsidRPr="000A558E">
        <w:rPr>
          <w:sz w:val="28"/>
          <w:szCs w:val="28"/>
          <w:lang w:val="en-IN"/>
        </w:rPr>
        <w:t>4.5.3</w:t>
      </w:r>
      <w:r>
        <w:rPr>
          <w:sz w:val="28"/>
          <w:szCs w:val="28"/>
          <w:lang w:val="en-IN"/>
        </w:rPr>
        <w:t>. The adapter is just an add to the existing base model which will be further tested in code generation tasks.</w:t>
      </w:r>
    </w:p>
    <w:p w14:paraId="40C7D949" w14:textId="77777777" w:rsidR="0041073B" w:rsidRDefault="0041073B">
      <w:pPr>
        <w:sectPr w:rsidR="0041073B">
          <w:headerReference w:type="default" r:id="rId30"/>
          <w:footerReference w:type="default" r:id="rId31"/>
          <w:pgSz w:w="11920" w:h="16850"/>
          <w:pgMar w:top="1440" w:right="1133" w:bottom="1200" w:left="1417" w:header="0" w:footer="1012" w:gutter="0"/>
          <w:cols w:space="720"/>
        </w:sectPr>
      </w:pPr>
    </w:p>
    <w:p w14:paraId="4DE7914F" w14:textId="77777777" w:rsidR="0041073B" w:rsidRDefault="00000000">
      <w:pPr>
        <w:pStyle w:val="Heading1"/>
        <w:spacing w:before="77" w:line="480" w:lineRule="auto"/>
        <w:ind w:left="2940" w:right="2732" w:firstLine="890"/>
        <w:rPr>
          <w:b w:val="0"/>
          <w:sz w:val="26"/>
          <w:szCs w:val="26"/>
        </w:rPr>
      </w:pPr>
      <w:r>
        <w:lastRenderedPageBreak/>
        <w:t xml:space="preserve">CHAPTER 5 </w:t>
      </w:r>
      <w:r>
        <w:rPr>
          <w:spacing w:val="-4"/>
        </w:rPr>
        <w:t>RESULTS</w:t>
      </w:r>
      <w:r>
        <w:rPr>
          <w:spacing w:val="-14"/>
          <w:sz w:val="26"/>
          <w:szCs w:val="26"/>
        </w:rPr>
        <w:t xml:space="preserve"> </w:t>
      </w:r>
      <w:r>
        <w:rPr>
          <w:sz w:val="26"/>
          <w:szCs w:val="26"/>
        </w:rPr>
        <w:t>AND</w:t>
      </w:r>
      <w:r>
        <w:rPr>
          <w:spacing w:val="-14"/>
          <w:sz w:val="26"/>
          <w:szCs w:val="26"/>
        </w:rPr>
        <w:t xml:space="preserve"> </w:t>
      </w:r>
      <w:r>
        <w:rPr>
          <w:sz w:val="26"/>
          <w:szCs w:val="26"/>
        </w:rPr>
        <w:t>ANALYSIS</w:t>
      </w:r>
    </w:p>
    <w:p w14:paraId="47BE664E" w14:textId="77777777" w:rsidR="0041073B" w:rsidRDefault="00000000">
      <w:pPr>
        <w:spacing w:line="360" w:lineRule="auto"/>
        <w:jc w:val="both"/>
        <w:rPr>
          <w:rFonts w:eastAsia="SimSun"/>
          <w:sz w:val="28"/>
          <w:szCs w:val="28"/>
        </w:rPr>
      </w:pPr>
      <w:r>
        <w:rPr>
          <w:rFonts w:eastAsia="SimSun"/>
          <w:sz w:val="28"/>
          <w:szCs w:val="28"/>
        </w:rPr>
        <w:t>This chapter presents the experimental evaluation of the proposed federated learning framework for hallucination-aware code generation. The evaluation is organized into three main sections: hallucination detection analysis, federated aggregation comparison, and code quality assessment using CodeBLEU. All experiments were conducted using the Qwen2.5-Coder-3B base model across three benchmark datasets: HumanEval (164 tasks), MBPP (377 tasks), and DS-1000 (1000 tasks).</w:t>
      </w:r>
    </w:p>
    <w:p w14:paraId="6E6799AC" w14:textId="77777777" w:rsidR="0041073B" w:rsidRDefault="0041073B">
      <w:pPr>
        <w:spacing w:line="360" w:lineRule="auto"/>
        <w:rPr>
          <w:rFonts w:ascii="Segoe UI" w:eastAsia="SimSun" w:hAnsi="Segoe UI" w:cs="Segoe UI"/>
          <w:sz w:val="28"/>
          <w:szCs w:val="28"/>
        </w:rPr>
      </w:pPr>
    </w:p>
    <w:p w14:paraId="177F4570" w14:textId="77777777" w:rsidR="0041073B" w:rsidRDefault="00000000">
      <w:pPr>
        <w:numPr>
          <w:ilvl w:val="1"/>
          <w:numId w:val="22"/>
        </w:numPr>
        <w:tabs>
          <w:tab w:val="left" w:pos="727"/>
        </w:tabs>
        <w:spacing w:line="360" w:lineRule="auto"/>
        <w:ind w:left="642" w:hanging="501"/>
        <w:rPr>
          <w:b/>
          <w:bCs/>
          <w:spacing w:val="-2"/>
          <w:sz w:val="28"/>
          <w:szCs w:val="28"/>
        </w:rPr>
      </w:pPr>
      <w:r>
        <w:rPr>
          <w:b/>
          <w:bCs/>
          <w:spacing w:val="-2"/>
          <w:sz w:val="28"/>
          <w:szCs w:val="28"/>
        </w:rPr>
        <w:t>EVALUATION METRICS</w:t>
      </w:r>
    </w:p>
    <w:p w14:paraId="0897872C" w14:textId="77777777" w:rsidR="0041073B" w:rsidRDefault="0041073B">
      <w:pPr>
        <w:tabs>
          <w:tab w:val="left" w:pos="727"/>
        </w:tabs>
        <w:spacing w:line="360" w:lineRule="auto"/>
        <w:ind w:left="141"/>
        <w:rPr>
          <w:b/>
          <w:bCs/>
          <w:spacing w:val="-2"/>
          <w:sz w:val="28"/>
          <w:szCs w:val="28"/>
        </w:rPr>
      </w:pPr>
    </w:p>
    <w:p w14:paraId="38296047" w14:textId="77777777" w:rsidR="0041073B" w:rsidRDefault="00000000">
      <w:pPr>
        <w:tabs>
          <w:tab w:val="left" w:pos="727"/>
        </w:tabs>
        <w:spacing w:line="360" w:lineRule="auto"/>
        <w:ind w:left="444" w:hanging="421"/>
        <w:jc w:val="both"/>
        <w:rPr>
          <w:spacing w:val="-2"/>
          <w:sz w:val="28"/>
          <w:szCs w:val="28"/>
        </w:rPr>
      </w:pPr>
      <w:r>
        <w:rPr>
          <w:spacing w:val="-2"/>
          <w:sz w:val="28"/>
          <w:szCs w:val="28"/>
        </w:rPr>
        <w:t>The following metrics were used to evaluate the proposed framework:</w:t>
      </w:r>
    </w:p>
    <w:p w14:paraId="265F4D99" w14:textId="77777777" w:rsidR="0041073B" w:rsidRDefault="00000000">
      <w:pPr>
        <w:numPr>
          <w:ilvl w:val="0"/>
          <w:numId w:val="24"/>
        </w:numPr>
        <w:tabs>
          <w:tab w:val="left" w:pos="727"/>
        </w:tabs>
        <w:spacing w:line="360" w:lineRule="auto"/>
        <w:ind w:left="440" w:hanging="360"/>
        <w:jc w:val="both"/>
        <w:rPr>
          <w:spacing w:val="-2"/>
          <w:sz w:val="28"/>
          <w:szCs w:val="28"/>
        </w:rPr>
      </w:pPr>
      <w:r w:rsidRPr="000A558E">
        <w:rPr>
          <w:rFonts w:eastAsia="Cambria"/>
          <w:i/>
          <w:iCs/>
          <w:spacing w:val="-2"/>
          <w:sz w:val="28"/>
          <w:szCs w:val="28"/>
        </w:rPr>
        <w:t>Hallucination Count</w:t>
      </w:r>
      <w:r>
        <w:rPr>
          <w:rFonts w:eastAsia="Cambria"/>
          <w:spacing w:val="-2"/>
          <w:sz w:val="28"/>
          <w:szCs w:val="28"/>
        </w:rPr>
        <w:t>:</w:t>
      </w:r>
      <w:r>
        <w:rPr>
          <w:spacing w:val="-2"/>
          <w:sz w:val="28"/>
          <w:szCs w:val="28"/>
        </w:rPr>
        <w:t> The total number of detected hallucinations across three detection stages (AST analysis, Library API validation, Dynamic execution). Each generated program may contribute multiple error types, making this count potentially exceed the number of tasks.</w:t>
      </w:r>
    </w:p>
    <w:p w14:paraId="3130BD33" w14:textId="77777777" w:rsidR="0041073B" w:rsidRDefault="00000000">
      <w:pPr>
        <w:numPr>
          <w:ilvl w:val="0"/>
          <w:numId w:val="24"/>
        </w:numPr>
        <w:tabs>
          <w:tab w:val="left" w:pos="727"/>
        </w:tabs>
        <w:spacing w:line="360" w:lineRule="auto"/>
        <w:ind w:left="440" w:hanging="360"/>
        <w:jc w:val="both"/>
        <w:rPr>
          <w:spacing w:val="-2"/>
          <w:sz w:val="28"/>
          <w:szCs w:val="28"/>
        </w:rPr>
      </w:pPr>
      <w:r w:rsidRPr="000A558E">
        <w:rPr>
          <w:rFonts w:eastAsia="Cambria"/>
          <w:i/>
          <w:iCs/>
          <w:spacing w:val="-2"/>
          <w:sz w:val="28"/>
          <w:szCs w:val="28"/>
        </w:rPr>
        <w:t>CodeBLEU</w:t>
      </w:r>
      <w:r>
        <w:rPr>
          <w:rFonts w:eastAsia="Cambria"/>
          <w:spacing w:val="-2"/>
          <w:sz w:val="28"/>
          <w:szCs w:val="28"/>
        </w:rPr>
        <w:t>:</w:t>
      </w:r>
      <w:r>
        <w:rPr>
          <w:spacing w:val="-2"/>
          <w:sz w:val="28"/>
          <w:szCs w:val="28"/>
        </w:rPr>
        <w:t> A similarity metric that measures the lexical and syntactic alignment between generated code and reference solutions, incorporating n-gram matching, syntax structure similarity, and data flow similarity.</w:t>
      </w:r>
    </w:p>
    <w:p w14:paraId="35D72678" w14:textId="77777777" w:rsidR="0041073B" w:rsidRDefault="00000000">
      <w:pPr>
        <w:numPr>
          <w:ilvl w:val="0"/>
          <w:numId w:val="24"/>
        </w:numPr>
        <w:tabs>
          <w:tab w:val="left" w:pos="727"/>
        </w:tabs>
        <w:spacing w:line="360" w:lineRule="auto"/>
        <w:ind w:left="440" w:hanging="360"/>
        <w:jc w:val="both"/>
        <w:rPr>
          <w:spacing w:val="-2"/>
          <w:sz w:val="28"/>
          <w:szCs w:val="28"/>
        </w:rPr>
      </w:pPr>
      <w:r w:rsidRPr="000A558E">
        <w:rPr>
          <w:rFonts w:eastAsia="Cambria"/>
          <w:i/>
          <w:iCs/>
          <w:spacing w:val="-2"/>
          <w:sz w:val="28"/>
          <w:szCs w:val="28"/>
        </w:rPr>
        <w:t>Error Reduction Rate</w:t>
      </w:r>
      <w:r>
        <w:rPr>
          <w:rFonts w:eastAsia="Cambria"/>
          <w:spacing w:val="-2"/>
          <w:sz w:val="28"/>
          <w:szCs w:val="28"/>
        </w:rPr>
        <w:t>:</w:t>
      </w:r>
      <w:r>
        <w:rPr>
          <w:spacing w:val="-2"/>
          <w:sz w:val="28"/>
          <w:szCs w:val="28"/>
        </w:rPr>
        <w:t> The percentage decrease in hallucination counts after federated fine-tuning compared to the baseline model.</w:t>
      </w:r>
    </w:p>
    <w:p w14:paraId="19EB9460" w14:textId="77777777" w:rsidR="0041073B" w:rsidRDefault="0041073B">
      <w:pPr>
        <w:tabs>
          <w:tab w:val="left" w:pos="727"/>
        </w:tabs>
        <w:spacing w:line="360" w:lineRule="auto"/>
        <w:ind w:left="444" w:hanging="421"/>
        <w:rPr>
          <w:b/>
          <w:bCs/>
          <w:spacing w:val="-2"/>
          <w:sz w:val="28"/>
          <w:szCs w:val="28"/>
        </w:rPr>
      </w:pPr>
    </w:p>
    <w:p w14:paraId="7DA7E4FD" w14:textId="77777777" w:rsidR="0041073B" w:rsidRDefault="00000000">
      <w:pPr>
        <w:tabs>
          <w:tab w:val="left" w:pos="727"/>
        </w:tabs>
        <w:spacing w:line="360" w:lineRule="auto"/>
        <w:ind w:left="444" w:hanging="421"/>
        <w:rPr>
          <w:b/>
          <w:bCs/>
          <w:spacing w:val="-2"/>
          <w:sz w:val="28"/>
          <w:szCs w:val="28"/>
        </w:rPr>
      </w:pPr>
      <w:r>
        <w:rPr>
          <w:b/>
          <w:bCs/>
          <w:spacing w:val="-2"/>
          <w:sz w:val="28"/>
          <w:szCs w:val="28"/>
        </w:rPr>
        <w:t>5.2 HALLUCINATION DETECTION ANALYSIS</w:t>
      </w:r>
    </w:p>
    <w:p w14:paraId="2D08AE01" w14:textId="77777777" w:rsidR="0041073B" w:rsidRDefault="0041073B">
      <w:pPr>
        <w:spacing w:line="360" w:lineRule="auto"/>
        <w:rPr>
          <w:sz w:val="28"/>
          <w:szCs w:val="28"/>
        </w:rPr>
      </w:pPr>
    </w:p>
    <w:p w14:paraId="41082C03" w14:textId="77777777" w:rsidR="0041073B" w:rsidRDefault="00000000">
      <w:pPr>
        <w:spacing w:line="360" w:lineRule="auto"/>
        <w:ind w:left="170" w:firstLine="550"/>
        <w:jc w:val="both"/>
        <w:rPr>
          <w:sz w:val="28"/>
          <w:szCs w:val="28"/>
        </w:rPr>
      </w:pPr>
      <w:r>
        <w:rPr>
          <w:sz w:val="28"/>
          <w:szCs w:val="28"/>
        </w:rPr>
        <w:t xml:space="preserve">The hallucination detection pipeline (AST + Library API + Dynamic execution) was applied to all baseline model outputs across the three datasets. Figure 5.1 presents the hallucination detection results, showing the distribution of passed and hallucinated code snippets. </w:t>
      </w:r>
    </w:p>
    <w:p w14:paraId="718D4C26" w14:textId="77777777" w:rsidR="0041073B" w:rsidRDefault="0041073B"/>
    <w:p w14:paraId="54AF3E92" w14:textId="77777777" w:rsidR="0041073B" w:rsidRDefault="00000000">
      <w:r>
        <w:rPr>
          <w:noProof/>
        </w:rPr>
        <w:drawing>
          <wp:inline distT="0" distB="0" distL="114300" distR="114300" wp14:anchorId="02490688" wp14:editId="468C3FF6">
            <wp:extent cx="5911850" cy="3424555"/>
            <wp:effectExtent l="0" t="0" r="0" b="0"/>
            <wp:docPr id="34" name="Pictur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59"/>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4kAAARFQAAXiQAABEV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oAAAAB6AAAAAAAAAAAAAAAAAAAAAAAAAAAAAAAAAAAAAAAAAAAAAAXiQAABEVAAAAAAAAAAAAAAAAAAAoAAAACAAAAAEAAAABAAAA"/>
                        </a:ext>
                      </a:extLst>
                    </pic:cNvPicPr>
                  </pic:nvPicPr>
                  <pic:blipFill>
                    <a:blip r:embed="rId32"/>
                    <a:stretch>
                      <a:fillRect/>
                    </a:stretch>
                  </pic:blipFill>
                  <pic:spPr>
                    <a:xfrm>
                      <a:off x="0" y="0"/>
                      <a:ext cx="5911850" cy="3424555"/>
                    </a:xfrm>
                    <a:prstGeom prst="rect">
                      <a:avLst/>
                    </a:prstGeom>
                    <a:noFill/>
                    <a:ln w="12700">
                      <a:noFill/>
                    </a:ln>
                  </pic:spPr>
                </pic:pic>
              </a:graphicData>
            </a:graphic>
          </wp:inline>
        </w:drawing>
      </w:r>
    </w:p>
    <w:p w14:paraId="62004F1D" w14:textId="77777777" w:rsidR="0041073B" w:rsidRDefault="0041073B"/>
    <w:p w14:paraId="40E7F0D7" w14:textId="77777777" w:rsidR="0041073B" w:rsidRDefault="00000000">
      <w:pPr>
        <w:spacing w:line="360" w:lineRule="auto"/>
        <w:jc w:val="center"/>
        <w:rPr>
          <w:color w:val="000000"/>
          <w:sz w:val="28"/>
          <w:szCs w:val="28"/>
        </w:rPr>
      </w:pPr>
      <w:r>
        <w:rPr>
          <w:sz w:val="28"/>
          <w:szCs w:val="28"/>
        </w:rPr>
        <w:tab/>
      </w:r>
      <w:r>
        <w:rPr>
          <w:color w:val="000000"/>
          <w:sz w:val="28"/>
          <w:szCs w:val="28"/>
        </w:rPr>
        <w:t>Fig 5.1 Hallucination Vs Passed count across dataset</w:t>
      </w:r>
    </w:p>
    <w:p w14:paraId="1D0F31C3" w14:textId="77777777" w:rsidR="0041073B" w:rsidRDefault="0041073B"/>
    <w:p w14:paraId="6AF4CE85" w14:textId="77777777" w:rsidR="0041073B" w:rsidRDefault="0041073B"/>
    <w:p w14:paraId="4CA3A57F" w14:textId="77777777" w:rsidR="0041073B" w:rsidRPr="000A558E" w:rsidRDefault="00000000">
      <w:pPr>
        <w:rPr>
          <w:b/>
          <w:bCs/>
          <w:sz w:val="28"/>
          <w:szCs w:val="28"/>
        </w:rPr>
      </w:pPr>
      <w:r w:rsidRPr="000A558E">
        <w:rPr>
          <w:b/>
          <w:bCs/>
          <w:sz w:val="28"/>
          <w:szCs w:val="28"/>
        </w:rPr>
        <w:t>KEY FINDINGS:</w:t>
      </w:r>
    </w:p>
    <w:p w14:paraId="3D10E99B" w14:textId="77777777" w:rsidR="0041073B" w:rsidRDefault="0041073B"/>
    <w:p w14:paraId="4CDEAB6F" w14:textId="77777777" w:rsidR="0041073B" w:rsidRDefault="00000000">
      <w:pPr>
        <w:spacing w:line="360" w:lineRule="auto"/>
        <w:ind w:left="170" w:firstLine="550"/>
        <w:jc w:val="both"/>
        <w:rPr>
          <w:sz w:val="28"/>
          <w:szCs w:val="28"/>
        </w:rPr>
      </w:pPr>
      <w:r>
        <w:rPr>
          <w:sz w:val="28"/>
          <w:szCs w:val="28"/>
        </w:rPr>
        <w:t>The detection pipeline identified hallucinations in the majority of generated outputs. DS-1000 exhibited the highest hallucination count with 1,392 errors, followed by HumanEval with 142 errors and MBPP with 257 errors. DS-1000 had the lowest passed count (156 tasks), while MBPP achieved the highest passed count with 230 tasks passing all validation checks.</w:t>
      </w:r>
    </w:p>
    <w:p w14:paraId="4B3B5FD0" w14:textId="77777777" w:rsidR="000A558E" w:rsidRDefault="000A558E">
      <w:pPr>
        <w:spacing w:line="360" w:lineRule="auto"/>
        <w:ind w:left="170" w:firstLine="550"/>
        <w:jc w:val="both"/>
        <w:rPr>
          <w:sz w:val="28"/>
          <w:szCs w:val="28"/>
        </w:rPr>
      </w:pPr>
    </w:p>
    <w:p w14:paraId="543F714E" w14:textId="61F70944" w:rsidR="0041073B" w:rsidRDefault="00000000" w:rsidP="000A558E">
      <w:pPr>
        <w:spacing w:line="360" w:lineRule="auto"/>
        <w:ind w:left="170" w:firstLine="550"/>
        <w:jc w:val="both"/>
        <w:rPr>
          <w:sz w:val="28"/>
          <w:szCs w:val="28"/>
        </w:rPr>
      </w:pPr>
      <w:r>
        <w:rPr>
          <w:sz w:val="28"/>
          <w:szCs w:val="28"/>
        </w:rPr>
        <w:t>The high hallucination count in DS-1000 can be attributed to its data science focus, which requires correct usage of complex libraries such as NumPy and Pandas. The base model frequently generated invalid API calls, incorrect function signatures, and improper attribute accesses when handling these specialized libraries.</w:t>
      </w:r>
    </w:p>
    <w:p w14:paraId="6215D37A" w14:textId="77777777" w:rsidR="000A558E" w:rsidRDefault="000A558E" w:rsidP="000A558E">
      <w:pPr>
        <w:spacing w:line="360" w:lineRule="auto"/>
        <w:ind w:left="170" w:firstLine="550"/>
        <w:jc w:val="both"/>
        <w:rPr>
          <w:sz w:val="28"/>
          <w:szCs w:val="28"/>
        </w:rPr>
      </w:pPr>
    </w:p>
    <w:p w14:paraId="22D92A3D" w14:textId="77777777" w:rsidR="000A558E" w:rsidRDefault="000A558E" w:rsidP="000A558E">
      <w:pPr>
        <w:spacing w:line="360" w:lineRule="auto"/>
        <w:ind w:left="170" w:firstLine="550"/>
        <w:jc w:val="both"/>
        <w:rPr>
          <w:sz w:val="28"/>
          <w:szCs w:val="28"/>
        </w:rPr>
      </w:pPr>
    </w:p>
    <w:p w14:paraId="39EC2C93" w14:textId="77777777" w:rsidR="000A558E" w:rsidRPr="000A558E" w:rsidRDefault="000A558E" w:rsidP="000A558E">
      <w:pPr>
        <w:spacing w:line="360" w:lineRule="auto"/>
        <w:ind w:left="170" w:firstLine="550"/>
        <w:jc w:val="both"/>
        <w:rPr>
          <w:sz w:val="28"/>
          <w:szCs w:val="28"/>
        </w:rPr>
      </w:pPr>
    </w:p>
    <w:p w14:paraId="20EAA0B1" w14:textId="77777777" w:rsidR="0041073B" w:rsidRDefault="0041073B"/>
    <w:p w14:paraId="64237A98" w14:textId="77777777" w:rsidR="0041073B" w:rsidRDefault="00000000">
      <w:pPr>
        <w:numPr>
          <w:ilvl w:val="1"/>
          <w:numId w:val="25"/>
        </w:numPr>
        <w:tabs>
          <w:tab w:val="left" w:pos="727"/>
        </w:tabs>
        <w:spacing w:line="360" w:lineRule="auto"/>
        <w:ind w:left="501" w:hanging="360"/>
        <w:rPr>
          <w:b/>
          <w:bCs/>
          <w:spacing w:val="-2"/>
          <w:sz w:val="28"/>
          <w:szCs w:val="28"/>
        </w:rPr>
      </w:pPr>
      <w:r>
        <w:rPr>
          <w:b/>
          <w:bCs/>
          <w:spacing w:val="-2"/>
          <w:sz w:val="28"/>
          <w:szCs w:val="28"/>
        </w:rPr>
        <w:t>TYPES OF HALLUCINATIONS ACROSS DATASET</w:t>
      </w:r>
    </w:p>
    <w:p w14:paraId="40230052" w14:textId="77777777" w:rsidR="0041073B" w:rsidRDefault="0041073B">
      <w:pPr>
        <w:tabs>
          <w:tab w:val="left" w:pos="727"/>
        </w:tabs>
        <w:spacing w:line="360" w:lineRule="auto"/>
        <w:ind w:left="141"/>
        <w:rPr>
          <w:b/>
          <w:bCs/>
          <w:spacing w:val="-2"/>
          <w:sz w:val="28"/>
          <w:szCs w:val="28"/>
        </w:rPr>
      </w:pPr>
    </w:p>
    <w:p w14:paraId="19D0213C" w14:textId="77777777" w:rsidR="0041073B" w:rsidRDefault="00000000">
      <w:pPr>
        <w:tabs>
          <w:tab w:val="left" w:pos="727"/>
        </w:tabs>
        <w:spacing w:line="360" w:lineRule="auto"/>
        <w:ind w:left="141"/>
        <w:jc w:val="both"/>
        <w:rPr>
          <w:spacing w:val="-2"/>
          <w:sz w:val="28"/>
          <w:szCs w:val="28"/>
        </w:rPr>
      </w:pPr>
      <w:r>
        <w:rPr>
          <w:spacing w:val="-2"/>
          <w:sz w:val="28"/>
          <w:szCs w:val="28"/>
        </w:rPr>
        <w:tab/>
        <w:t>Table 5.1 presents the detailed breakdown of hallucination types detected across all three datasets. A total of 1,791 errors were identified across 1,534 tasks, indicating that many programs contained multiple distinct error types.</w:t>
      </w:r>
    </w:p>
    <w:p w14:paraId="6097AD4C" w14:textId="77777777" w:rsidR="0041073B" w:rsidRDefault="0041073B"/>
    <w:p w14:paraId="35E026C9" w14:textId="77777777" w:rsidR="0041073B" w:rsidRDefault="00000000">
      <w:pPr>
        <w:spacing w:line="360" w:lineRule="auto"/>
        <w:jc w:val="center"/>
        <w:rPr>
          <w:color w:val="000000"/>
          <w:sz w:val="24"/>
          <w:szCs w:val="24"/>
        </w:rPr>
      </w:pPr>
      <w:r>
        <w:rPr>
          <w:color w:val="000000"/>
          <w:sz w:val="24"/>
          <w:szCs w:val="24"/>
        </w:rPr>
        <w:t>Table 5.1 Types of error information during code</w:t>
      </w:r>
    </w:p>
    <w:p w14:paraId="733CAF41" w14:textId="77777777" w:rsidR="0041073B" w:rsidRDefault="00000000">
      <w:pPr>
        <w:spacing w:line="360" w:lineRule="auto"/>
        <w:jc w:val="center"/>
        <w:rPr>
          <w:color w:val="000000"/>
          <w:sz w:val="24"/>
          <w:szCs w:val="24"/>
        </w:rPr>
      </w:pPr>
      <w:r>
        <w:rPr>
          <w:color w:val="000000"/>
          <w:sz w:val="24"/>
          <w:szCs w:val="24"/>
        </w:rPr>
        <w:t>generation with frozen base model</w:t>
      </w:r>
    </w:p>
    <w:p w14:paraId="7A1C4054" w14:textId="77777777" w:rsidR="0041073B" w:rsidRDefault="0041073B"/>
    <w:tbl>
      <w:tblPr>
        <w:tblStyle w:val="TableGridLight"/>
        <w:tblW w:w="9011" w:type="dxa"/>
        <w:tblLook w:val="04A0" w:firstRow="1" w:lastRow="0" w:firstColumn="1" w:lastColumn="0" w:noHBand="0" w:noVBand="1"/>
      </w:tblPr>
      <w:tblGrid>
        <w:gridCol w:w="2814"/>
        <w:gridCol w:w="1180"/>
        <w:gridCol w:w="1683"/>
        <w:gridCol w:w="1132"/>
        <w:gridCol w:w="2202"/>
      </w:tblGrid>
      <w:tr w:rsidR="0041073B" w14:paraId="2C07B4F4" w14:textId="77777777">
        <w:tc>
          <w:tcPr>
            <w:tcW w:w="2814" w:type="dxa"/>
          </w:tcPr>
          <w:p w14:paraId="28DCD020" w14:textId="77777777" w:rsidR="0041073B" w:rsidRDefault="00000000">
            <w:pPr>
              <w:rPr>
                <w:b/>
                <w:bCs/>
                <w:sz w:val="28"/>
                <w:szCs w:val="28"/>
              </w:rPr>
            </w:pPr>
            <w:r>
              <w:rPr>
                <w:b/>
                <w:bCs/>
                <w:sz w:val="28"/>
                <w:szCs w:val="28"/>
              </w:rPr>
              <w:t>Error_Type</w:t>
            </w:r>
          </w:p>
        </w:tc>
        <w:tc>
          <w:tcPr>
            <w:tcW w:w="1180" w:type="dxa"/>
          </w:tcPr>
          <w:p w14:paraId="3A292DF9" w14:textId="77777777" w:rsidR="0041073B" w:rsidRDefault="00000000">
            <w:pPr>
              <w:jc w:val="right"/>
              <w:rPr>
                <w:b/>
                <w:bCs/>
                <w:sz w:val="28"/>
                <w:szCs w:val="28"/>
              </w:rPr>
            </w:pPr>
            <w:r>
              <w:rPr>
                <w:b/>
                <w:bCs/>
                <w:sz w:val="28"/>
                <w:szCs w:val="28"/>
              </w:rPr>
              <w:t>DS1000</w:t>
            </w:r>
          </w:p>
        </w:tc>
        <w:tc>
          <w:tcPr>
            <w:tcW w:w="1683" w:type="dxa"/>
          </w:tcPr>
          <w:p w14:paraId="58D574D5" w14:textId="77777777" w:rsidR="0041073B" w:rsidRDefault="00000000">
            <w:pPr>
              <w:jc w:val="right"/>
              <w:rPr>
                <w:b/>
                <w:bCs/>
                <w:sz w:val="28"/>
                <w:szCs w:val="28"/>
              </w:rPr>
            </w:pPr>
            <w:r>
              <w:rPr>
                <w:b/>
                <w:bCs/>
                <w:sz w:val="28"/>
                <w:szCs w:val="28"/>
              </w:rPr>
              <w:t>HumanEval</w:t>
            </w:r>
          </w:p>
        </w:tc>
        <w:tc>
          <w:tcPr>
            <w:tcW w:w="1132" w:type="dxa"/>
          </w:tcPr>
          <w:p w14:paraId="0FF0053F" w14:textId="77777777" w:rsidR="0041073B" w:rsidRDefault="00000000">
            <w:pPr>
              <w:jc w:val="right"/>
              <w:rPr>
                <w:b/>
                <w:bCs/>
                <w:sz w:val="28"/>
                <w:szCs w:val="28"/>
              </w:rPr>
            </w:pPr>
            <w:r>
              <w:rPr>
                <w:b/>
                <w:bCs/>
                <w:sz w:val="28"/>
                <w:szCs w:val="28"/>
              </w:rPr>
              <w:t>MBPP</w:t>
            </w:r>
          </w:p>
        </w:tc>
        <w:tc>
          <w:tcPr>
            <w:tcW w:w="2202" w:type="dxa"/>
          </w:tcPr>
          <w:p w14:paraId="0605EAA7" w14:textId="77777777" w:rsidR="0041073B" w:rsidRDefault="00000000">
            <w:pPr>
              <w:jc w:val="right"/>
              <w:rPr>
                <w:b/>
                <w:bCs/>
                <w:sz w:val="28"/>
                <w:szCs w:val="28"/>
              </w:rPr>
            </w:pPr>
            <w:r>
              <w:rPr>
                <w:b/>
                <w:bCs/>
                <w:sz w:val="28"/>
                <w:szCs w:val="28"/>
              </w:rPr>
              <w:t>Total</w:t>
            </w:r>
          </w:p>
        </w:tc>
      </w:tr>
      <w:tr w:rsidR="0041073B" w14:paraId="54E36908" w14:textId="77777777">
        <w:tc>
          <w:tcPr>
            <w:tcW w:w="2814" w:type="dxa"/>
          </w:tcPr>
          <w:p w14:paraId="3EB5B587" w14:textId="77777777" w:rsidR="0041073B" w:rsidRDefault="00000000">
            <w:pPr>
              <w:rPr>
                <w:sz w:val="28"/>
                <w:szCs w:val="28"/>
              </w:rPr>
            </w:pPr>
            <w:r>
              <w:rPr>
                <w:sz w:val="28"/>
                <w:szCs w:val="28"/>
              </w:rPr>
              <w:t>AssertionError</w:t>
            </w:r>
          </w:p>
        </w:tc>
        <w:tc>
          <w:tcPr>
            <w:tcW w:w="1180" w:type="dxa"/>
          </w:tcPr>
          <w:p w14:paraId="5C01E16B" w14:textId="77777777" w:rsidR="0041073B" w:rsidRDefault="00000000">
            <w:pPr>
              <w:jc w:val="right"/>
              <w:rPr>
                <w:sz w:val="28"/>
                <w:szCs w:val="28"/>
              </w:rPr>
            </w:pPr>
            <w:r>
              <w:rPr>
                <w:sz w:val="28"/>
                <w:szCs w:val="28"/>
              </w:rPr>
              <w:t>188</w:t>
            </w:r>
          </w:p>
        </w:tc>
        <w:tc>
          <w:tcPr>
            <w:tcW w:w="1683" w:type="dxa"/>
          </w:tcPr>
          <w:p w14:paraId="4F31BCDB" w14:textId="77777777" w:rsidR="0041073B" w:rsidRDefault="00000000">
            <w:pPr>
              <w:jc w:val="right"/>
              <w:rPr>
                <w:sz w:val="28"/>
                <w:szCs w:val="28"/>
              </w:rPr>
            </w:pPr>
            <w:r>
              <w:rPr>
                <w:sz w:val="28"/>
                <w:szCs w:val="28"/>
              </w:rPr>
              <w:t>20</w:t>
            </w:r>
          </w:p>
        </w:tc>
        <w:tc>
          <w:tcPr>
            <w:tcW w:w="1132" w:type="dxa"/>
          </w:tcPr>
          <w:p w14:paraId="4227087B" w14:textId="77777777" w:rsidR="0041073B" w:rsidRDefault="00000000">
            <w:pPr>
              <w:jc w:val="right"/>
              <w:rPr>
                <w:sz w:val="28"/>
                <w:szCs w:val="28"/>
              </w:rPr>
            </w:pPr>
            <w:r>
              <w:rPr>
                <w:sz w:val="28"/>
                <w:szCs w:val="28"/>
              </w:rPr>
              <w:t>75</w:t>
            </w:r>
          </w:p>
        </w:tc>
        <w:tc>
          <w:tcPr>
            <w:tcW w:w="2202" w:type="dxa"/>
          </w:tcPr>
          <w:p w14:paraId="6E7D383D" w14:textId="77777777" w:rsidR="0041073B" w:rsidRDefault="00000000">
            <w:pPr>
              <w:jc w:val="right"/>
              <w:rPr>
                <w:b/>
                <w:bCs/>
                <w:sz w:val="28"/>
                <w:szCs w:val="28"/>
              </w:rPr>
            </w:pPr>
            <w:r>
              <w:rPr>
                <w:b/>
                <w:bCs/>
                <w:sz w:val="28"/>
                <w:szCs w:val="28"/>
              </w:rPr>
              <w:t>283</w:t>
            </w:r>
          </w:p>
        </w:tc>
      </w:tr>
      <w:tr w:rsidR="0041073B" w14:paraId="40E35862" w14:textId="77777777">
        <w:tc>
          <w:tcPr>
            <w:tcW w:w="2814" w:type="dxa"/>
          </w:tcPr>
          <w:p w14:paraId="33412EE6" w14:textId="77777777" w:rsidR="0041073B" w:rsidRDefault="00000000">
            <w:pPr>
              <w:rPr>
                <w:sz w:val="28"/>
                <w:szCs w:val="28"/>
              </w:rPr>
            </w:pPr>
            <w:r>
              <w:rPr>
                <w:sz w:val="28"/>
                <w:szCs w:val="28"/>
              </w:rPr>
              <w:t>AttributeError</w:t>
            </w:r>
          </w:p>
        </w:tc>
        <w:tc>
          <w:tcPr>
            <w:tcW w:w="1180" w:type="dxa"/>
          </w:tcPr>
          <w:p w14:paraId="66B102F9" w14:textId="77777777" w:rsidR="0041073B" w:rsidRDefault="00000000">
            <w:pPr>
              <w:jc w:val="right"/>
              <w:rPr>
                <w:sz w:val="28"/>
                <w:szCs w:val="28"/>
              </w:rPr>
            </w:pPr>
            <w:r>
              <w:rPr>
                <w:sz w:val="28"/>
                <w:szCs w:val="28"/>
              </w:rPr>
              <w:t>31</w:t>
            </w:r>
          </w:p>
        </w:tc>
        <w:tc>
          <w:tcPr>
            <w:tcW w:w="1683" w:type="dxa"/>
          </w:tcPr>
          <w:p w14:paraId="2FCBE6FF" w14:textId="77777777" w:rsidR="0041073B" w:rsidRDefault="00000000">
            <w:pPr>
              <w:jc w:val="right"/>
              <w:rPr>
                <w:sz w:val="28"/>
                <w:szCs w:val="28"/>
              </w:rPr>
            </w:pPr>
            <w:r>
              <w:rPr>
                <w:sz w:val="28"/>
                <w:szCs w:val="28"/>
              </w:rPr>
              <w:t>1</w:t>
            </w:r>
          </w:p>
        </w:tc>
        <w:tc>
          <w:tcPr>
            <w:tcW w:w="1132" w:type="dxa"/>
          </w:tcPr>
          <w:p w14:paraId="3C6984A0" w14:textId="77777777" w:rsidR="0041073B" w:rsidRDefault="00000000">
            <w:pPr>
              <w:jc w:val="right"/>
              <w:rPr>
                <w:sz w:val="28"/>
                <w:szCs w:val="28"/>
              </w:rPr>
            </w:pPr>
            <w:r>
              <w:rPr>
                <w:sz w:val="28"/>
                <w:szCs w:val="28"/>
              </w:rPr>
              <w:t>1</w:t>
            </w:r>
          </w:p>
        </w:tc>
        <w:tc>
          <w:tcPr>
            <w:tcW w:w="2202" w:type="dxa"/>
          </w:tcPr>
          <w:p w14:paraId="3711CC9C" w14:textId="77777777" w:rsidR="0041073B" w:rsidRDefault="00000000">
            <w:pPr>
              <w:jc w:val="right"/>
              <w:rPr>
                <w:b/>
                <w:bCs/>
                <w:sz w:val="28"/>
                <w:szCs w:val="28"/>
              </w:rPr>
            </w:pPr>
            <w:r>
              <w:rPr>
                <w:b/>
                <w:bCs/>
                <w:sz w:val="28"/>
                <w:szCs w:val="28"/>
              </w:rPr>
              <w:t>33</w:t>
            </w:r>
          </w:p>
        </w:tc>
      </w:tr>
      <w:tr w:rsidR="0041073B" w14:paraId="08489912" w14:textId="77777777">
        <w:tc>
          <w:tcPr>
            <w:tcW w:w="2814" w:type="dxa"/>
          </w:tcPr>
          <w:p w14:paraId="6CC28E07" w14:textId="77777777" w:rsidR="0041073B" w:rsidRDefault="00000000">
            <w:pPr>
              <w:rPr>
                <w:sz w:val="28"/>
                <w:szCs w:val="28"/>
              </w:rPr>
            </w:pPr>
            <w:r>
              <w:rPr>
                <w:sz w:val="28"/>
                <w:szCs w:val="28"/>
              </w:rPr>
              <w:t>AxisError</w:t>
            </w:r>
          </w:p>
        </w:tc>
        <w:tc>
          <w:tcPr>
            <w:tcW w:w="1180" w:type="dxa"/>
          </w:tcPr>
          <w:p w14:paraId="7ECF87FE" w14:textId="77777777" w:rsidR="0041073B" w:rsidRDefault="00000000">
            <w:pPr>
              <w:jc w:val="right"/>
              <w:rPr>
                <w:sz w:val="28"/>
                <w:szCs w:val="28"/>
              </w:rPr>
            </w:pPr>
            <w:r>
              <w:rPr>
                <w:sz w:val="28"/>
                <w:szCs w:val="28"/>
              </w:rPr>
              <w:t>4</w:t>
            </w:r>
          </w:p>
        </w:tc>
        <w:tc>
          <w:tcPr>
            <w:tcW w:w="1683" w:type="dxa"/>
          </w:tcPr>
          <w:p w14:paraId="7AA11960" w14:textId="77777777" w:rsidR="0041073B" w:rsidRDefault="00000000">
            <w:pPr>
              <w:jc w:val="right"/>
              <w:rPr>
                <w:sz w:val="28"/>
                <w:szCs w:val="28"/>
              </w:rPr>
            </w:pPr>
            <w:r>
              <w:rPr>
                <w:sz w:val="28"/>
                <w:szCs w:val="28"/>
              </w:rPr>
              <w:t>0</w:t>
            </w:r>
          </w:p>
        </w:tc>
        <w:tc>
          <w:tcPr>
            <w:tcW w:w="1132" w:type="dxa"/>
          </w:tcPr>
          <w:p w14:paraId="11576CB1" w14:textId="77777777" w:rsidR="0041073B" w:rsidRDefault="00000000">
            <w:pPr>
              <w:jc w:val="right"/>
              <w:rPr>
                <w:sz w:val="28"/>
                <w:szCs w:val="28"/>
              </w:rPr>
            </w:pPr>
            <w:r>
              <w:rPr>
                <w:sz w:val="28"/>
                <w:szCs w:val="28"/>
              </w:rPr>
              <w:t>0</w:t>
            </w:r>
          </w:p>
        </w:tc>
        <w:tc>
          <w:tcPr>
            <w:tcW w:w="2202" w:type="dxa"/>
          </w:tcPr>
          <w:p w14:paraId="61F17CAB" w14:textId="77777777" w:rsidR="0041073B" w:rsidRDefault="00000000">
            <w:pPr>
              <w:jc w:val="right"/>
              <w:rPr>
                <w:b/>
                <w:bCs/>
                <w:sz w:val="28"/>
                <w:szCs w:val="28"/>
              </w:rPr>
            </w:pPr>
            <w:r>
              <w:rPr>
                <w:b/>
                <w:bCs/>
                <w:sz w:val="28"/>
                <w:szCs w:val="28"/>
              </w:rPr>
              <w:t>4</w:t>
            </w:r>
          </w:p>
        </w:tc>
      </w:tr>
      <w:tr w:rsidR="0041073B" w14:paraId="107FCEB3" w14:textId="77777777">
        <w:tc>
          <w:tcPr>
            <w:tcW w:w="2814" w:type="dxa"/>
          </w:tcPr>
          <w:p w14:paraId="6424FF0F" w14:textId="77777777" w:rsidR="0041073B" w:rsidRDefault="00000000">
            <w:pPr>
              <w:rPr>
                <w:sz w:val="28"/>
                <w:szCs w:val="28"/>
              </w:rPr>
            </w:pPr>
            <w:r>
              <w:rPr>
                <w:sz w:val="28"/>
                <w:szCs w:val="28"/>
              </w:rPr>
              <w:t>IndentationError</w:t>
            </w:r>
          </w:p>
        </w:tc>
        <w:tc>
          <w:tcPr>
            <w:tcW w:w="1180" w:type="dxa"/>
          </w:tcPr>
          <w:p w14:paraId="7A59D323" w14:textId="77777777" w:rsidR="0041073B" w:rsidRDefault="00000000">
            <w:pPr>
              <w:jc w:val="right"/>
              <w:rPr>
                <w:sz w:val="28"/>
                <w:szCs w:val="28"/>
              </w:rPr>
            </w:pPr>
            <w:r>
              <w:rPr>
                <w:sz w:val="28"/>
                <w:szCs w:val="28"/>
              </w:rPr>
              <w:t>90</w:t>
            </w:r>
          </w:p>
        </w:tc>
        <w:tc>
          <w:tcPr>
            <w:tcW w:w="1683" w:type="dxa"/>
          </w:tcPr>
          <w:p w14:paraId="6305ED1C" w14:textId="77777777" w:rsidR="0041073B" w:rsidRDefault="00000000">
            <w:pPr>
              <w:jc w:val="right"/>
              <w:rPr>
                <w:sz w:val="28"/>
                <w:szCs w:val="28"/>
              </w:rPr>
            </w:pPr>
            <w:r>
              <w:rPr>
                <w:sz w:val="28"/>
                <w:szCs w:val="28"/>
              </w:rPr>
              <w:t>0</w:t>
            </w:r>
          </w:p>
        </w:tc>
        <w:tc>
          <w:tcPr>
            <w:tcW w:w="1132" w:type="dxa"/>
          </w:tcPr>
          <w:p w14:paraId="75662DB3" w14:textId="77777777" w:rsidR="0041073B" w:rsidRDefault="00000000">
            <w:pPr>
              <w:jc w:val="right"/>
              <w:rPr>
                <w:sz w:val="28"/>
                <w:szCs w:val="28"/>
              </w:rPr>
            </w:pPr>
            <w:r>
              <w:rPr>
                <w:sz w:val="28"/>
                <w:szCs w:val="28"/>
              </w:rPr>
              <w:t>0</w:t>
            </w:r>
          </w:p>
        </w:tc>
        <w:tc>
          <w:tcPr>
            <w:tcW w:w="2202" w:type="dxa"/>
          </w:tcPr>
          <w:p w14:paraId="6BF426C2" w14:textId="77777777" w:rsidR="0041073B" w:rsidRDefault="00000000">
            <w:pPr>
              <w:jc w:val="right"/>
              <w:rPr>
                <w:b/>
                <w:bCs/>
                <w:sz w:val="28"/>
                <w:szCs w:val="28"/>
              </w:rPr>
            </w:pPr>
            <w:r>
              <w:rPr>
                <w:b/>
                <w:bCs/>
                <w:sz w:val="28"/>
                <w:szCs w:val="28"/>
              </w:rPr>
              <w:t>90</w:t>
            </w:r>
          </w:p>
        </w:tc>
      </w:tr>
      <w:tr w:rsidR="0041073B" w14:paraId="76357712" w14:textId="77777777">
        <w:tc>
          <w:tcPr>
            <w:tcW w:w="2814" w:type="dxa"/>
          </w:tcPr>
          <w:p w14:paraId="12296400" w14:textId="77777777" w:rsidR="0041073B" w:rsidRDefault="00000000">
            <w:pPr>
              <w:rPr>
                <w:sz w:val="28"/>
                <w:szCs w:val="28"/>
              </w:rPr>
            </w:pPr>
            <w:r>
              <w:rPr>
                <w:sz w:val="28"/>
                <w:szCs w:val="28"/>
              </w:rPr>
              <w:t>IndexError</w:t>
            </w:r>
          </w:p>
        </w:tc>
        <w:tc>
          <w:tcPr>
            <w:tcW w:w="1180" w:type="dxa"/>
          </w:tcPr>
          <w:p w14:paraId="58EE059A" w14:textId="77777777" w:rsidR="0041073B" w:rsidRDefault="00000000">
            <w:pPr>
              <w:jc w:val="right"/>
              <w:rPr>
                <w:sz w:val="28"/>
                <w:szCs w:val="28"/>
              </w:rPr>
            </w:pPr>
            <w:r>
              <w:rPr>
                <w:sz w:val="28"/>
                <w:szCs w:val="28"/>
              </w:rPr>
              <w:t>4</w:t>
            </w:r>
          </w:p>
        </w:tc>
        <w:tc>
          <w:tcPr>
            <w:tcW w:w="1683" w:type="dxa"/>
          </w:tcPr>
          <w:p w14:paraId="3E59C83A" w14:textId="77777777" w:rsidR="0041073B" w:rsidRDefault="00000000">
            <w:pPr>
              <w:jc w:val="right"/>
              <w:rPr>
                <w:sz w:val="28"/>
                <w:szCs w:val="28"/>
              </w:rPr>
            </w:pPr>
            <w:r>
              <w:rPr>
                <w:sz w:val="28"/>
                <w:szCs w:val="28"/>
              </w:rPr>
              <w:t>1</w:t>
            </w:r>
          </w:p>
        </w:tc>
        <w:tc>
          <w:tcPr>
            <w:tcW w:w="1132" w:type="dxa"/>
          </w:tcPr>
          <w:p w14:paraId="15632666" w14:textId="77777777" w:rsidR="0041073B" w:rsidRDefault="00000000">
            <w:pPr>
              <w:jc w:val="right"/>
              <w:rPr>
                <w:sz w:val="28"/>
                <w:szCs w:val="28"/>
              </w:rPr>
            </w:pPr>
            <w:r>
              <w:rPr>
                <w:sz w:val="28"/>
                <w:szCs w:val="28"/>
              </w:rPr>
              <w:t>1</w:t>
            </w:r>
          </w:p>
        </w:tc>
        <w:tc>
          <w:tcPr>
            <w:tcW w:w="2202" w:type="dxa"/>
          </w:tcPr>
          <w:p w14:paraId="17C4DBEB" w14:textId="77777777" w:rsidR="0041073B" w:rsidRDefault="00000000">
            <w:pPr>
              <w:jc w:val="right"/>
              <w:rPr>
                <w:b/>
                <w:bCs/>
                <w:sz w:val="28"/>
                <w:szCs w:val="28"/>
              </w:rPr>
            </w:pPr>
            <w:r>
              <w:rPr>
                <w:b/>
                <w:bCs/>
                <w:sz w:val="28"/>
                <w:szCs w:val="28"/>
              </w:rPr>
              <w:t>6</w:t>
            </w:r>
          </w:p>
        </w:tc>
      </w:tr>
      <w:tr w:rsidR="0041073B" w14:paraId="23B6A04C" w14:textId="77777777">
        <w:tc>
          <w:tcPr>
            <w:tcW w:w="2814" w:type="dxa"/>
          </w:tcPr>
          <w:p w14:paraId="7C25F049" w14:textId="77777777" w:rsidR="0041073B" w:rsidRDefault="00000000">
            <w:pPr>
              <w:rPr>
                <w:sz w:val="28"/>
                <w:szCs w:val="28"/>
              </w:rPr>
            </w:pPr>
            <w:r>
              <w:rPr>
                <w:sz w:val="28"/>
                <w:szCs w:val="28"/>
              </w:rPr>
              <w:t>IndexingError</w:t>
            </w:r>
          </w:p>
        </w:tc>
        <w:tc>
          <w:tcPr>
            <w:tcW w:w="1180" w:type="dxa"/>
          </w:tcPr>
          <w:p w14:paraId="56801F5F" w14:textId="77777777" w:rsidR="0041073B" w:rsidRDefault="00000000">
            <w:pPr>
              <w:jc w:val="right"/>
              <w:rPr>
                <w:sz w:val="28"/>
                <w:szCs w:val="28"/>
              </w:rPr>
            </w:pPr>
            <w:r>
              <w:rPr>
                <w:sz w:val="28"/>
                <w:szCs w:val="28"/>
              </w:rPr>
              <w:t>2</w:t>
            </w:r>
          </w:p>
        </w:tc>
        <w:tc>
          <w:tcPr>
            <w:tcW w:w="1683" w:type="dxa"/>
          </w:tcPr>
          <w:p w14:paraId="0C406D49" w14:textId="77777777" w:rsidR="0041073B" w:rsidRDefault="00000000">
            <w:pPr>
              <w:jc w:val="right"/>
              <w:rPr>
                <w:sz w:val="28"/>
                <w:szCs w:val="28"/>
              </w:rPr>
            </w:pPr>
            <w:r>
              <w:rPr>
                <w:sz w:val="28"/>
                <w:szCs w:val="28"/>
              </w:rPr>
              <w:t>0</w:t>
            </w:r>
          </w:p>
        </w:tc>
        <w:tc>
          <w:tcPr>
            <w:tcW w:w="1132" w:type="dxa"/>
          </w:tcPr>
          <w:p w14:paraId="1EAD40F8" w14:textId="77777777" w:rsidR="0041073B" w:rsidRDefault="00000000">
            <w:pPr>
              <w:jc w:val="right"/>
              <w:rPr>
                <w:sz w:val="28"/>
                <w:szCs w:val="28"/>
              </w:rPr>
            </w:pPr>
            <w:r>
              <w:rPr>
                <w:sz w:val="28"/>
                <w:szCs w:val="28"/>
              </w:rPr>
              <w:t>0</w:t>
            </w:r>
          </w:p>
        </w:tc>
        <w:tc>
          <w:tcPr>
            <w:tcW w:w="2202" w:type="dxa"/>
          </w:tcPr>
          <w:p w14:paraId="77A22D74" w14:textId="77777777" w:rsidR="0041073B" w:rsidRDefault="00000000">
            <w:pPr>
              <w:jc w:val="right"/>
              <w:rPr>
                <w:b/>
                <w:bCs/>
                <w:sz w:val="28"/>
                <w:szCs w:val="28"/>
              </w:rPr>
            </w:pPr>
            <w:r>
              <w:rPr>
                <w:b/>
                <w:bCs/>
                <w:sz w:val="28"/>
                <w:szCs w:val="28"/>
              </w:rPr>
              <w:t>2</w:t>
            </w:r>
          </w:p>
        </w:tc>
      </w:tr>
      <w:tr w:rsidR="0041073B" w14:paraId="162461E5" w14:textId="77777777">
        <w:tc>
          <w:tcPr>
            <w:tcW w:w="2814" w:type="dxa"/>
          </w:tcPr>
          <w:p w14:paraId="30303F7A" w14:textId="77777777" w:rsidR="0041073B" w:rsidRDefault="00000000">
            <w:pPr>
              <w:rPr>
                <w:sz w:val="28"/>
                <w:szCs w:val="28"/>
              </w:rPr>
            </w:pPr>
            <w:r>
              <w:rPr>
                <w:sz w:val="28"/>
                <w:szCs w:val="28"/>
              </w:rPr>
              <w:t>InvalidIndexError</w:t>
            </w:r>
          </w:p>
        </w:tc>
        <w:tc>
          <w:tcPr>
            <w:tcW w:w="1180" w:type="dxa"/>
          </w:tcPr>
          <w:p w14:paraId="46000A2E" w14:textId="77777777" w:rsidR="0041073B" w:rsidRDefault="00000000">
            <w:pPr>
              <w:jc w:val="right"/>
              <w:rPr>
                <w:sz w:val="28"/>
                <w:szCs w:val="28"/>
              </w:rPr>
            </w:pPr>
            <w:r>
              <w:rPr>
                <w:sz w:val="28"/>
                <w:szCs w:val="28"/>
              </w:rPr>
              <w:t>1</w:t>
            </w:r>
          </w:p>
        </w:tc>
        <w:tc>
          <w:tcPr>
            <w:tcW w:w="1683" w:type="dxa"/>
          </w:tcPr>
          <w:p w14:paraId="0A935EE8" w14:textId="77777777" w:rsidR="0041073B" w:rsidRDefault="00000000">
            <w:pPr>
              <w:jc w:val="right"/>
              <w:rPr>
                <w:sz w:val="28"/>
                <w:szCs w:val="28"/>
              </w:rPr>
            </w:pPr>
            <w:r>
              <w:rPr>
                <w:sz w:val="28"/>
                <w:szCs w:val="28"/>
              </w:rPr>
              <w:t>0</w:t>
            </w:r>
          </w:p>
        </w:tc>
        <w:tc>
          <w:tcPr>
            <w:tcW w:w="1132" w:type="dxa"/>
          </w:tcPr>
          <w:p w14:paraId="52AC95BD" w14:textId="77777777" w:rsidR="0041073B" w:rsidRDefault="00000000">
            <w:pPr>
              <w:jc w:val="right"/>
              <w:rPr>
                <w:sz w:val="28"/>
                <w:szCs w:val="28"/>
              </w:rPr>
            </w:pPr>
            <w:r>
              <w:rPr>
                <w:sz w:val="28"/>
                <w:szCs w:val="28"/>
              </w:rPr>
              <w:t>0</w:t>
            </w:r>
          </w:p>
        </w:tc>
        <w:tc>
          <w:tcPr>
            <w:tcW w:w="2202" w:type="dxa"/>
          </w:tcPr>
          <w:p w14:paraId="41F95AFD" w14:textId="77777777" w:rsidR="0041073B" w:rsidRDefault="00000000">
            <w:pPr>
              <w:jc w:val="right"/>
              <w:rPr>
                <w:b/>
                <w:bCs/>
                <w:sz w:val="28"/>
                <w:szCs w:val="28"/>
              </w:rPr>
            </w:pPr>
            <w:r>
              <w:rPr>
                <w:b/>
                <w:bCs/>
                <w:sz w:val="28"/>
                <w:szCs w:val="28"/>
              </w:rPr>
              <w:t>1</w:t>
            </w:r>
          </w:p>
        </w:tc>
      </w:tr>
      <w:tr w:rsidR="0041073B" w14:paraId="39539F11" w14:textId="77777777">
        <w:tc>
          <w:tcPr>
            <w:tcW w:w="2814" w:type="dxa"/>
          </w:tcPr>
          <w:p w14:paraId="0CCC5AB2" w14:textId="77777777" w:rsidR="0041073B" w:rsidRDefault="00000000">
            <w:pPr>
              <w:rPr>
                <w:sz w:val="28"/>
                <w:szCs w:val="28"/>
              </w:rPr>
            </w:pPr>
            <w:r>
              <w:rPr>
                <w:sz w:val="28"/>
                <w:szCs w:val="28"/>
              </w:rPr>
              <w:t>KeyError</w:t>
            </w:r>
          </w:p>
        </w:tc>
        <w:tc>
          <w:tcPr>
            <w:tcW w:w="1180" w:type="dxa"/>
          </w:tcPr>
          <w:p w14:paraId="16C0239A" w14:textId="77777777" w:rsidR="0041073B" w:rsidRDefault="00000000">
            <w:pPr>
              <w:jc w:val="right"/>
              <w:rPr>
                <w:sz w:val="28"/>
                <w:szCs w:val="28"/>
              </w:rPr>
            </w:pPr>
            <w:r>
              <w:rPr>
                <w:sz w:val="28"/>
                <w:szCs w:val="28"/>
              </w:rPr>
              <w:t>20</w:t>
            </w:r>
          </w:p>
        </w:tc>
        <w:tc>
          <w:tcPr>
            <w:tcW w:w="1683" w:type="dxa"/>
          </w:tcPr>
          <w:p w14:paraId="6422829D" w14:textId="77777777" w:rsidR="0041073B" w:rsidRDefault="00000000">
            <w:pPr>
              <w:jc w:val="right"/>
              <w:rPr>
                <w:sz w:val="28"/>
                <w:szCs w:val="28"/>
              </w:rPr>
            </w:pPr>
            <w:r>
              <w:rPr>
                <w:sz w:val="28"/>
                <w:szCs w:val="28"/>
              </w:rPr>
              <w:t>0</w:t>
            </w:r>
          </w:p>
        </w:tc>
        <w:tc>
          <w:tcPr>
            <w:tcW w:w="1132" w:type="dxa"/>
          </w:tcPr>
          <w:p w14:paraId="1AF9BFAB" w14:textId="77777777" w:rsidR="0041073B" w:rsidRDefault="00000000">
            <w:pPr>
              <w:jc w:val="right"/>
              <w:rPr>
                <w:sz w:val="28"/>
                <w:szCs w:val="28"/>
              </w:rPr>
            </w:pPr>
            <w:r>
              <w:rPr>
                <w:sz w:val="28"/>
                <w:szCs w:val="28"/>
              </w:rPr>
              <w:t>0</w:t>
            </w:r>
          </w:p>
        </w:tc>
        <w:tc>
          <w:tcPr>
            <w:tcW w:w="2202" w:type="dxa"/>
          </w:tcPr>
          <w:p w14:paraId="7A3AB58B" w14:textId="77777777" w:rsidR="0041073B" w:rsidRDefault="00000000">
            <w:pPr>
              <w:jc w:val="right"/>
              <w:rPr>
                <w:b/>
                <w:bCs/>
                <w:sz w:val="28"/>
                <w:szCs w:val="28"/>
              </w:rPr>
            </w:pPr>
            <w:r>
              <w:rPr>
                <w:b/>
                <w:bCs/>
                <w:sz w:val="28"/>
                <w:szCs w:val="28"/>
              </w:rPr>
              <w:t>20</w:t>
            </w:r>
          </w:p>
        </w:tc>
      </w:tr>
      <w:tr w:rsidR="0041073B" w14:paraId="31BEEA09" w14:textId="77777777">
        <w:tc>
          <w:tcPr>
            <w:tcW w:w="2814" w:type="dxa"/>
          </w:tcPr>
          <w:p w14:paraId="580A1588" w14:textId="77777777" w:rsidR="0041073B" w:rsidRDefault="00000000">
            <w:pPr>
              <w:rPr>
                <w:sz w:val="28"/>
                <w:szCs w:val="28"/>
              </w:rPr>
            </w:pPr>
            <w:r>
              <w:rPr>
                <w:sz w:val="28"/>
                <w:szCs w:val="28"/>
              </w:rPr>
              <w:t>ModuleNotFoundError</w:t>
            </w:r>
          </w:p>
        </w:tc>
        <w:tc>
          <w:tcPr>
            <w:tcW w:w="1180" w:type="dxa"/>
          </w:tcPr>
          <w:p w14:paraId="15E8F1C1" w14:textId="77777777" w:rsidR="0041073B" w:rsidRDefault="00000000">
            <w:pPr>
              <w:jc w:val="right"/>
              <w:rPr>
                <w:sz w:val="28"/>
                <w:szCs w:val="28"/>
              </w:rPr>
            </w:pPr>
            <w:r>
              <w:rPr>
                <w:sz w:val="28"/>
                <w:szCs w:val="28"/>
              </w:rPr>
              <w:t>352</w:t>
            </w:r>
          </w:p>
        </w:tc>
        <w:tc>
          <w:tcPr>
            <w:tcW w:w="1683" w:type="dxa"/>
          </w:tcPr>
          <w:p w14:paraId="248F2972" w14:textId="77777777" w:rsidR="0041073B" w:rsidRDefault="00000000">
            <w:pPr>
              <w:jc w:val="right"/>
              <w:rPr>
                <w:sz w:val="28"/>
                <w:szCs w:val="28"/>
              </w:rPr>
            </w:pPr>
            <w:r>
              <w:rPr>
                <w:sz w:val="28"/>
                <w:szCs w:val="28"/>
              </w:rPr>
              <w:t>3</w:t>
            </w:r>
          </w:p>
        </w:tc>
        <w:tc>
          <w:tcPr>
            <w:tcW w:w="1132" w:type="dxa"/>
          </w:tcPr>
          <w:p w14:paraId="2335B3F6" w14:textId="77777777" w:rsidR="0041073B" w:rsidRDefault="00000000">
            <w:pPr>
              <w:jc w:val="right"/>
              <w:rPr>
                <w:sz w:val="28"/>
                <w:szCs w:val="28"/>
              </w:rPr>
            </w:pPr>
            <w:r>
              <w:rPr>
                <w:sz w:val="28"/>
                <w:szCs w:val="28"/>
              </w:rPr>
              <w:t>1</w:t>
            </w:r>
          </w:p>
        </w:tc>
        <w:tc>
          <w:tcPr>
            <w:tcW w:w="2202" w:type="dxa"/>
          </w:tcPr>
          <w:p w14:paraId="5E45AB06" w14:textId="77777777" w:rsidR="0041073B" w:rsidRDefault="00000000">
            <w:pPr>
              <w:jc w:val="right"/>
              <w:rPr>
                <w:b/>
                <w:bCs/>
                <w:sz w:val="28"/>
                <w:szCs w:val="28"/>
              </w:rPr>
            </w:pPr>
            <w:r>
              <w:rPr>
                <w:b/>
                <w:bCs/>
                <w:sz w:val="28"/>
                <w:szCs w:val="28"/>
              </w:rPr>
              <w:t>356</w:t>
            </w:r>
          </w:p>
        </w:tc>
      </w:tr>
      <w:tr w:rsidR="0041073B" w14:paraId="232E3671" w14:textId="77777777">
        <w:tc>
          <w:tcPr>
            <w:tcW w:w="2814" w:type="dxa"/>
          </w:tcPr>
          <w:p w14:paraId="0425217B" w14:textId="77777777" w:rsidR="0041073B" w:rsidRDefault="00000000">
            <w:pPr>
              <w:rPr>
                <w:sz w:val="28"/>
                <w:szCs w:val="28"/>
              </w:rPr>
            </w:pPr>
            <w:r>
              <w:rPr>
                <w:sz w:val="28"/>
                <w:szCs w:val="28"/>
              </w:rPr>
              <w:t>NameError</w:t>
            </w:r>
          </w:p>
        </w:tc>
        <w:tc>
          <w:tcPr>
            <w:tcW w:w="1180" w:type="dxa"/>
          </w:tcPr>
          <w:p w14:paraId="1F8226BB" w14:textId="77777777" w:rsidR="0041073B" w:rsidRDefault="00000000">
            <w:pPr>
              <w:jc w:val="right"/>
              <w:rPr>
                <w:sz w:val="28"/>
                <w:szCs w:val="28"/>
              </w:rPr>
            </w:pPr>
            <w:r>
              <w:rPr>
                <w:sz w:val="28"/>
                <w:szCs w:val="28"/>
              </w:rPr>
              <w:t>55</w:t>
            </w:r>
          </w:p>
        </w:tc>
        <w:tc>
          <w:tcPr>
            <w:tcW w:w="1683" w:type="dxa"/>
          </w:tcPr>
          <w:p w14:paraId="5F148C81" w14:textId="77777777" w:rsidR="0041073B" w:rsidRDefault="00000000">
            <w:pPr>
              <w:jc w:val="right"/>
              <w:rPr>
                <w:sz w:val="28"/>
                <w:szCs w:val="28"/>
              </w:rPr>
            </w:pPr>
            <w:r>
              <w:rPr>
                <w:sz w:val="28"/>
                <w:szCs w:val="28"/>
              </w:rPr>
              <w:t>4</w:t>
            </w:r>
          </w:p>
        </w:tc>
        <w:tc>
          <w:tcPr>
            <w:tcW w:w="1132" w:type="dxa"/>
          </w:tcPr>
          <w:p w14:paraId="325F1006" w14:textId="77777777" w:rsidR="0041073B" w:rsidRDefault="00000000">
            <w:pPr>
              <w:jc w:val="right"/>
              <w:rPr>
                <w:sz w:val="28"/>
                <w:szCs w:val="28"/>
              </w:rPr>
            </w:pPr>
            <w:r>
              <w:rPr>
                <w:sz w:val="28"/>
                <w:szCs w:val="28"/>
              </w:rPr>
              <w:t>7</w:t>
            </w:r>
          </w:p>
        </w:tc>
        <w:tc>
          <w:tcPr>
            <w:tcW w:w="2202" w:type="dxa"/>
          </w:tcPr>
          <w:p w14:paraId="03F683E2" w14:textId="77777777" w:rsidR="0041073B" w:rsidRDefault="00000000">
            <w:pPr>
              <w:jc w:val="right"/>
              <w:rPr>
                <w:b/>
                <w:bCs/>
                <w:sz w:val="28"/>
                <w:szCs w:val="28"/>
              </w:rPr>
            </w:pPr>
            <w:r>
              <w:rPr>
                <w:b/>
                <w:bCs/>
                <w:sz w:val="28"/>
                <w:szCs w:val="28"/>
              </w:rPr>
              <w:t>66</w:t>
            </w:r>
          </w:p>
        </w:tc>
      </w:tr>
      <w:tr w:rsidR="0041073B" w14:paraId="13301B5A" w14:textId="77777777">
        <w:tc>
          <w:tcPr>
            <w:tcW w:w="2814" w:type="dxa"/>
          </w:tcPr>
          <w:p w14:paraId="3EEB4F83" w14:textId="77777777" w:rsidR="0041073B" w:rsidRDefault="00000000">
            <w:pPr>
              <w:rPr>
                <w:sz w:val="28"/>
                <w:szCs w:val="28"/>
              </w:rPr>
            </w:pPr>
            <w:r>
              <w:rPr>
                <w:sz w:val="28"/>
                <w:szCs w:val="28"/>
              </w:rPr>
              <w:t>RuntimeError</w:t>
            </w:r>
          </w:p>
        </w:tc>
        <w:tc>
          <w:tcPr>
            <w:tcW w:w="1180" w:type="dxa"/>
          </w:tcPr>
          <w:p w14:paraId="645632D9" w14:textId="77777777" w:rsidR="0041073B" w:rsidRDefault="00000000">
            <w:pPr>
              <w:jc w:val="right"/>
              <w:rPr>
                <w:sz w:val="28"/>
                <w:szCs w:val="28"/>
              </w:rPr>
            </w:pPr>
            <w:r>
              <w:rPr>
                <w:sz w:val="28"/>
                <w:szCs w:val="28"/>
              </w:rPr>
              <w:t>155</w:t>
            </w:r>
          </w:p>
        </w:tc>
        <w:tc>
          <w:tcPr>
            <w:tcW w:w="1683" w:type="dxa"/>
          </w:tcPr>
          <w:p w14:paraId="59E99C00" w14:textId="77777777" w:rsidR="0041073B" w:rsidRDefault="00000000">
            <w:pPr>
              <w:jc w:val="right"/>
              <w:rPr>
                <w:sz w:val="28"/>
                <w:szCs w:val="28"/>
              </w:rPr>
            </w:pPr>
            <w:r>
              <w:rPr>
                <w:sz w:val="28"/>
                <w:szCs w:val="28"/>
              </w:rPr>
              <w:t>0</w:t>
            </w:r>
          </w:p>
        </w:tc>
        <w:tc>
          <w:tcPr>
            <w:tcW w:w="1132" w:type="dxa"/>
          </w:tcPr>
          <w:p w14:paraId="72129ECA" w14:textId="77777777" w:rsidR="0041073B" w:rsidRDefault="00000000">
            <w:pPr>
              <w:jc w:val="right"/>
              <w:rPr>
                <w:sz w:val="28"/>
                <w:szCs w:val="28"/>
              </w:rPr>
            </w:pPr>
            <w:r>
              <w:rPr>
                <w:sz w:val="28"/>
                <w:szCs w:val="28"/>
              </w:rPr>
              <w:t>0</w:t>
            </w:r>
          </w:p>
        </w:tc>
        <w:tc>
          <w:tcPr>
            <w:tcW w:w="2202" w:type="dxa"/>
          </w:tcPr>
          <w:p w14:paraId="4F628FB6" w14:textId="77777777" w:rsidR="0041073B" w:rsidRDefault="00000000">
            <w:pPr>
              <w:jc w:val="right"/>
              <w:rPr>
                <w:b/>
                <w:bCs/>
                <w:sz w:val="28"/>
                <w:szCs w:val="28"/>
              </w:rPr>
            </w:pPr>
            <w:r>
              <w:rPr>
                <w:b/>
                <w:bCs/>
                <w:sz w:val="28"/>
                <w:szCs w:val="28"/>
              </w:rPr>
              <w:t>155</w:t>
            </w:r>
          </w:p>
        </w:tc>
      </w:tr>
      <w:tr w:rsidR="0041073B" w14:paraId="09490379" w14:textId="77777777">
        <w:tc>
          <w:tcPr>
            <w:tcW w:w="2814" w:type="dxa"/>
          </w:tcPr>
          <w:p w14:paraId="37960431" w14:textId="77777777" w:rsidR="0041073B" w:rsidRDefault="00000000">
            <w:pPr>
              <w:rPr>
                <w:sz w:val="28"/>
                <w:szCs w:val="28"/>
              </w:rPr>
            </w:pPr>
            <w:r>
              <w:rPr>
                <w:sz w:val="28"/>
                <w:szCs w:val="28"/>
              </w:rPr>
              <w:t>SyntaxError</w:t>
            </w:r>
          </w:p>
        </w:tc>
        <w:tc>
          <w:tcPr>
            <w:tcW w:w="1180" w:type="dxa"/>
          </w:tcPr>
          <w:p w14:paraId="112BA3FF" w14:textId="77777777" w:rsidR="0041073B" w:rsidRDefault="00000000">
            <w:pPr>
              <w:jc w:val="right"/>
              <w:rPr>
                <w:sz w:val="28"/>
                <w:szCs w:val="28"/>
              </w:rPr>
            </w:pPr>
            <w:r>
              <w:rPr>
                <w:sz w:val="28"/>
                <w:szCs w:val="28"/>
              </w:rPr>
              <w:t>4</w:t>
            </w:r>
          </w:p>
        </w:tc>
        <w:tc>
          <w:tcPr>
            <w:tcW w:w="1683" w:type="dxa"/>
          </w:tcPr>
          <w:p w14:paraId="523F1918" w14:textId="77777777" w:rsidR="0041073B" w:rsidRDefault="00000000">
            <w:pPr>
              <w:jc w:val="right"/>
              <w:rPr>
                <w:sz w:val="28"/>
                <w:szCs w:val="28"/>
              </w:rPr>
            </w:pPr>
            <w:r>
              <w:rPr>
                <w:sz w:val="28"/>
                <w:szCs w:val="28"/>
              </w:rPr>
              <w:t>6</w:t>
            </w:r>
          </w:p>
        </w:tc>
        <w:tc>
          <w:tcPr>
            <w:tcW w:w="1132" w:type="dxa"/>
          </w:tcPr>
          <w:p w14:paraId="59B2950B" w14:textId="77777777" w:rsidR="0041073B" w:rsidRDefault="00000000">
            <w:pPr>
              <w:jc w:val="right"/>
              <w:rPr>
                <w:sz w:val="28"/>
                <w:szCs w:val="28"/>
              </w:rPr>
            </w:pPr>
            <w:r>
              <w:rPr>
                <w:sz w:val="28"/>
                <w:szCs w:val="28"/>
              </w:rPr>
              <w:t>94</w:t>
            </w:r>
          </w:p>
        </w:tc>
        <w:tc>
          <w:tcPr>
            <w:tcW w:w="2202" w:type="dxa"/>
          </w:tcPr>
          <w:p w14:paraId="330CB358" w14:textId="77777777" w:rsidR="0041073B" w:rsidRDefault="00000000">
            <w:pPr>
              <w:jc w:val="right"/>
              <w:rPr>
                <w:b/>
                <w:bCs/>
                <w:sz w:val="28"/>
                <w:szCs w:val="28"/>
              </w:rPr>
            </w:pPr>
            <w:r>
              <w:rPr>
                <w:b/>
                <w:bCs/>
                <w:sz w:val="28"/>
                <w:szCs w:val="28"/>
              </w:rPr>
              <w:t>104</w:t>
            </w:r>
          </w:p>
        </w:tc>
      </w:tr>
      <w:tr w:rsidR="0041073B" w14:paraId="694814BF" w14:textId="77777777">
        <w:tc>
          <w:tcPr>
            <w:tcW w:w="2814" w:type="dxa"/>
          </w:tcPr>
          <w:p w14:paraId="5116FDE4" w14:textId="77777777" w:rsidR="0041073B" w:rsidRDefault="00000000">
            <w:pPr>
              <w:rPr>
                <w:sz w:val="28"/>
                <w:szCs w:val="28"/>
              </w:rPr>
            </w:pPr>
            <w:r>
              <w:rPr>
                <w:sz w:val="28"/>
                <w:szCs w:val="28"/>
              </w:rPr>
              <w:t>TimeoutError</w:t>
            </w:r>
          </w:p>
        </w:tc>
        <w:tc>
          <w:tcPr>
            <w:tcW w:w="1180" w:type="dxa"/>
          </w:tcPr>
          <w:p w14:paraId="7A16F1DC" w14:textId="77777777" w:rsidR="0041073B" w:rsidRDefault="00000000">
            <w:pPr>
              <w:jc w:val="right"/>
              <w:rPr>
                <w:sz w:val="28"/>
                <w:szCs w:val="28"/>
              </w:rPr>
            </w:pPr>
            <w:r>
              <w:rPr>
                <w:sz w:val="28"/>
                <w:szCs w:val="28"/>
              </w:rPr>
              <w:t>0</w:t>
            </w:r>
          </w:p>
        </w:tc>
        <w:tc>
          <w:tcPr>
            <w:tcW w:w="1683" w:type="dxa"/>
          </w:tcPr>
          <w:p w14:paraId="5D49838D" w14:textId="77777777" w:rsidR="0041073B" w:rsidRDefault="00000000">
            <w:pPr>
              <w:jc w:val="right"/>
              <w:rPr>
                <w:sz w:val="28"/>
                <w:szCs w:val="28"/>
              </w:rPr>
            </w:pPr>
            <w:r>
              <w:rPr>
                <w:sz w:val="28"/>
                <w:szCs w:val="28"/>
              </w:rPr>
              <w:t>1</w:t>
            </w:r>
          </w:p>
        </w:tc>
        <w:tc>
          <w:tcPr>
            <w:tcW w:w="1132" w:type="dxa"/>
          </w:tcPr>
          <w:p w14:paraId="68489129" w14:textId="77777777" w:rsidR="0041073B" w:rsidRDefault="00000000">
            <w:pPr>
              <w:jc w:val="right"/>
              <w:rPr>
                <w:sz w:val="28"/>
                <w:szCs w:val="28"/>
              </w:rPr>
            </w:pPr>
            <w:r>
              <w:rPr>
                <w:sz w:val="28"/>
                <w:szCs w:val="28"/>
              </w:rPr>
              <w:t>0</w:t>
            </w:r>
          </w:p>
        </w:tc>
        <w:tc>
          <w:tcPr>
            <w:tcW w:w="2202" w:type="dxa"/>
          </w:tcPr>
          <w:p w14:paraId="42F5C309" w14:textId="77777777" w:rsidR="0041073B" w:rsidRDefault="00000000">
            <w:pPr>
              <w:jc w:val="right"/>
              <w:rPr>
                <w:b/>
                <w:bCs/>
                <w:sz w:val="28"/>
                <w:szCs w:val="28"/>
              </w:rPr>
            </w:pPr>
            <w:r>
              <w:rPr>
                <w:b/>
                <w:bCs/>
                <w:sz w:val="28"/>
                <w:szCs w:val="28"/>
              </w:rPr>
              <w:t>1</w:t>
            </w:r>
          </w:p>
        </w:tc>
      </w:tr>
      <w:tr w:rsidR="0041073B" w14:paraId="2EAE2EB2" w14:textId="77777777">
        <w:tc>
          <w:tcPr>
            <w:tcW w:w="2814" w:type="dxa"/>
          </w:tcPr>
          <w:p w14:paraId="0D50D37C" w14:textId="77777777" w:rsidR="0041073B" w:rsidRDefault="00000000">
            <w:pPr>
              <w:rPr>
                <w:sz w:val="28"/>
                <w:szCs w:val="28"/>
              </w:rPr>
            </w:pPr>
            <w:r>
              <w:rPr>
                <w:sz w:val="28"/>
                <w:szCs w:val="28"/>
              </w:rPr>
              <w:t>TypeError</w:t>
            </w:r>
          </w:p>
        </w:tc>
        <w:tc>
          <w:tcPr>
            <w:tcW w:w="1180" w:type="dxa"/>
          </w:tcPr>
          <w:p w14:paraId="70CDE554" w14:textId="77777777" w:rsidR="0041073B" w:rsidRDefault="00000000">
            <w:pPr>
              <w:jc w:val="right"/>
              <w:rPr>
                <w:sz w:val="28"/>
                <w:szCs w:val="28"/>
              </w:rPr>
            </w:pPr>
            <w:r>
              <w:rPr>
                <w:sz w:val="28"/>
                <w:szCs w:val="28"/>
              </w:rPr>
              <w:t>46</w:t>
            </w:r>
          </w:p>
        </w:tc>
        <w:tc>
          <w:tcPr>
            <w:tcW w:w="1683" w:type="dxa"/>
          </w:tcPr>
          <w:p w14:paraId="25E3CAF1" w14:textId="77777777" w:rsidR="0041073B" w:rsidRDefault="00000000">
            <w:pPr>
              <w:jc w:val="right"/>
              <w:rPr>
                <w:sz w:val="28"/>
                <w:szCs w:val="28"/>
              </w:rPr>
            </w:pPr>
            <w:r>
              <w:rPr>
                <w:sz w:val="28"/>
                <w:szCs w:val="28"/>
              </w:rPr>
              <w:t>1</w:t>
            </w:r>
          </w:p>
        </w:tc>
        <w:tc>
          <w:tcPr>
            <w:tcW w:w="1132" w:type="dxa"/>
          </w:tcPr>
          <w:p w14:paraId="2EED4A1B" w14:textId="77777777" w:rsidR="0041073B" w:rsidRDefault="00000000">
            <w:pPr>
              <w:jc w:val="right"/>
              <w:rPr>
                <w:sz w:val="28"/>
                <w:szCs w:val="28"/>
              </w:rPr>
            </w:pPr>
            <w:r>
              <w:rPr>
                <w:sz w:val="28"/>
                <w:szCs w:val="28"/>
              </w:rPr>
              <w:t>8</w:t>
            </w:r>
          </w:p>
        </w:tc>
        <w:tc>
          <w:tcPr>
            <w:tcW w:w="2202" w:type="dxa"/>
          </w:tcPr>
          <w:p w14:paraId="6040BD61" w14:textId="77777777" w:rsidR="0041073B" w:rsidRDefault="00000000">
            <w:pPr>
              <w:jc w:val="right"/>
              <w:rPr>
                <w:b/>
                <w:bCs/>
                <w:sz w:val="28"/>
                <w:szCs w:val="28"/>
              </w:rPr>
            </w:pPr>
            <w:r>
              <w:rPr>
                <w:b/>
                <w:bCs/>
                <w:sz w:val="28"/>
                <w:szCs w:val="28"/>
              </w:rPr>
              <w:t>55</w:t>
            </w:r>
          </w:p>
        </w:tc>
      </w:tr>
      <w:tr w:rsidR="0041073B" w14:paraId="7DC58DC2" w14:textId="77777777">
        <w:tc>
          <w:tcPr>
            <w:tcW w:w="2814" w:type="dxa"/>
          </w:tcPr>
          <w:p w14:paraId="6B423130" w14:textId="77777777" w:rsidR="0041073B" w:rsidRDefault="00000000">
            <w:pPr>
              <w:rPr>
                <w:sz w:val="28"/>
                <w:szCs w:val="28"/>
              </w:rPr>
            </w:pPr>
            <w:r>
              <w:rPr>
                <w:sz w:val="28"/>
                <w:szCs w:val="28"/>
              </w:rPr>
              <w:t>UnboundLocalError</w:t>
            </w:r>
          </w:p>
        </w:tc>
        <w:tc>
          <w:tcPr>
            <w:tcW w:w="1180" w:type="dxa"/>
          </w:tcPr>
          <w:p w14:paraId="6565E610" w14:textId="77777777" w:rsidR="0041073B" w:rsidRDefault="00000000">
            <w:pPr>
              <w:jc w:val="right"/>
              <w:rPr>
                <w:sz w:val="28"/>
                <w:szCs w:val="28"/>
              </w:rPr>
            </w:pPr>
            <w:r>
              <w:rPr>
                <w:sz w:val="28"/>
                <w:szCs w:val="28"/>
              </w:rPr>
              <w:t>0</w:t>
            </w:r>
          </w:p>
        </w:tc>
        <w:tc>
          <w:tcPr>
            <w:tcW w:w="1683" w:type="dxa"/>
          </w:tcPr>
          <w:p w14:paraId="1137D5BF" w14:textId="77777777" w:rsidR="0041073B" w:rsidRDefault="00000000">
            <w:pPr>
              <w:jc w:val="right"/>
              <w:rPr>
                <w:sz w:val="28"/>
                <w:szCs w:val="28"/>
              </w:rPr>
            </w:pPr>
            <w:r>
              <w:rPr>
                <w:sz w:val="28"/>
                <w:szCs w:val="28"/>
              </w:rPr>
              <w:t>0</w:t>
            </w:r>
          </w:p>
        </w:tc>
        <w:tc>
          <w:tcPr>
            <w:tcW w:w="1132" w:type="dxa"/>
          </w:tcPr>
          <w:p w14:paraId="260FC360" w14:textId="77777777" w:rsidR="0041073B" w:rsidRDefault="00000000">
            <w:pPr>
              <w:jc w:val="right"/>
              <w:rPr>
                <w:sz w:val="28"/>
                <w:szCs w:val="28"/>
              </w:rPr>
            </w:pPr>
            <w:r>
              <w:rPr>
                <w:sz w:val="28"/>
                <w:szCs w:val="28"/>
              </w:rPr>
              <w:t>1</w:t>
            </w:r>
          </w:p>
        </w:tc>
        <w:tc>
          <w:tcPr>
            <w:tcW w:w="2202" w:type="dxa"/>
          </w:tcPr>
          <w:p w14:paraId="45C6FC30" w14:textId="77777777" w:rsidR="0041073B" w:rsidRDefault="00000000">
            <w:pPr>
              <w:jc w:val="right"/>
              <w:rPr>
                <w:b/>
                <w:bCs/>
                <w:sz w:val="28"/>
                <w:szCs w:val="28"/>
              </w:rPr>
            </w:pPr>
            <w:r>
              <w:rPr>
                <w:b/>
                <w:bCs/>
                <w:sz w:val="28"/>
                <w:szCs w:val="28"/>
              </w:rPr>
              <w:t>1</w:t>
            </w:r>
          </w:p>
        </w:tc>
      </w:tr>
      <w:tr w:rsidR="0041073B" w14:paraId="25B31E42" w14:textId="77777777">
        <w:tc>
          <w:tcPr>
            <w:tcW w:w="2814" w:type="dxa"/>
          </w:tcPr>
          <w:p w14:paraId="1EDC40E4" w14:textId="77777777" w:rsidR="0041073B" w:rsidRDefault="00000000">
            <w:pPr>
              <w:rPr>
                <w:sz w:val="28"/>
                <w:szCs w:val="28"/>
              </w:rPr>
            </w:pPr>
            <w:r>
              <w:rPr>
                <w:sz w:val="28"/>
                <w:szCs w:val="28"/>
              </w:rPr>
              <w:t>ValueError</w:t>
            </w:r>
          </w:p>
        </w:tc>
        <w:tc>
          <w:tcPr>
            <w:tcW w:w="1180" w:type="dxa"/>
          </w:tcPr>
          <w:p w14:paraId="02B23696" w14:textId="77777777" w:rsidR="0041073B" w:rsidRDefault="00000000">
            <w:pPr>
              <w:jc w:val="right"/>
              <w:rPr>
                <w:sz w:val="28"/>
                <w:szCs w:val="28"/>
              </w:rPr>
            </w:pPr>
            <w:r>
              <w:rPr>
                <w:sz w:val="28"/>
                <w:szCs w:val="28"/>
              </w:rPr>
              <w:t>28</w:t>
            </w:r>
          </w:p>
        </w:tc>
        <w:tc>
          <w:tcPr>
            <w:tcW w:w="1683" w:type="dxa"/>
          </w:tcPr>
          <w:p w14:paraId="09E4BE1C" w14:textId="77777777" w:rsidR="0041073B" w:rsidRDefault="00000000">
            <w:pPr>
              <w:jc w:val="right"/>
              <w:rPr>
                <w:sz w:val="28"/>
                <w:szCs w:val="28"/>
              </w:rPr>
            </w:pPr>
            <w:r>
              <w:rPr>
                <w:sz w:val="28"/>
                <w:szCs w:val="28"/>
              </w:rPr>
              <w:t>0</w:t>
            </w:r>
          </w:p>
        </w:tc>
        <w:tc>
          <w:tcPr>
            <w:tcW w:w="1132" w:type="dxa"/>
          </w:tcPr>
          <w:p w14:paraId="275DF2B2" w14:textId="77777777" w:rsidR="0041073B" w:rsidRDefault="00000000">
            <w:pPr>
              <w:jc w:val="right"/>
              <w:rPr>
                <w:sz w:val="28"/>
                <w:szCs w:val="28"/>
              </w:rPr>
            </w:pPr>
            <w:r>
              <w:rPr>
                <w:sz w:val="28"/>
                <w:szCs w:val="28"/>
              </w:rPr>
              <w:t>3</w:t>
            </w:r>
          </w:p>
        </w:tc>
        <w:tc>
          <w:tcPr>
            <w:tcW w:w="2202" w:type="dxa"/>
          </w:tcPr>
          <w:p w14:paraId="5A345BD0" w14:textId="77777777" w:rsidR="0041073B" w:rsidRDefault="00000000">
            <w:pPr>
              <w:jc w:val="right"/>
              <w:rPr>
                <w:b/>
                <w:bCs/>
                <w:sz w:val="28"/>
                <w:szCs w:val="28"/>
              </w:rPr>
            </w:pPr>
            <w:r>
              <w:rPr>
                <w:b/>
                <w:bCs/>
                <w:sz w:val="28"/>
                <w:szCs w:val="28"/>
              </w:rPr>
              <w:t>31</w:t>
            </w:r>
          </w:p>
        </w:tc>
      </w:tr>
      <w:tr w:rsidR="0041073B" w14:paraId="65C28C11" w14:textId="77777777">
        <w:tc>
          <w:tcPr>
            <w:tcW w:w="2814" w:type="dxa"/>
          </w:tcPr>
          <w:p w14:paraId="639C841E" w14:textId="77777777" w:rsidR="0041073B" w:rsidRDefault="00000000">
            <w:pPr>
              <w:rPr>
                <w:sz w:val="28"/>
                <w:szCs w:val="28"/>
              </w:rPr>
            </w:pPr>
            <w:r>
              <w:rPr>
                <w:sz w:val="28"/>
                <w:szCs w:val="28"/>
              </w:rPr>
              <w:t>attribute_error</w:t>
            </w:r>
          </w:p>
        </w:tc>
        <w:tc>
          <w:tcPr>
            <w:tcW w:w="1180" w:type="dxa"/>
          </w:tcPr>
          <w:p w14:paraId="0685714E" w14:textId="77777777" w:rsidR="0041073B" w:rsidRDefault="00000000">
            <w:pPr>
              <w:jc w:val="right"/>
              <w:rPr>
                <w:sz w:val="28"/>
                <w:szCs w:val="28"/>
              </w:rPr>
            </w:pPr>
            <w:r>
              <w:rPr>
                <w:sz w:val="28"/>
                <w:szCs w:val="28"/>
              </w:rPr>
              <w:t>22</w:t>
            </w:r>
          </w:p>
        </w:tc>
        <w:tc>
          <w:tcPr>
            <w:tcW w:w="1683" w:type="dxa"/>
          </w:tcPr>
          <w:p w14:paraId="48588139" w14:textId="77777777" w:rsidR="0041073B" w:rsidRDefault="00000000">
            <w:pPr>
              <w:jc w:val="right"/>
              <w:rPr>
                <w:sz w:val="28"/>
                <w:szCs w:val="28"/>
              </w:rPr>
            </w:pPr>
            <w:r>
              <w:rPr>
                <w:sz w:val="28"/>
                <w:szCs w:val="28"/>
              </w:rPr>
              <w:t>0</w:t>
            </w:r>
          </w:p>
        </w:tc>
        <w:tc>
          <w:tcPr>
            <w:tcW w:w="1132" w:type="dxa"/>
          </w:tcPr>
          <w:p w14:paraId="066230EA" w14:textId="77777777" w:rsidR="0041073B" w:rsidRDefault="00000000">
            <w:pPr>
              <w:jc w:val="right"/>
              <w:rPr>
                <w:sz w:val="28"/>
                <w:szCs w:val="28"/>
              </w:rPr>
            </w:pPr>
            <w:r>
              <w:rPr>
                <w:sz w:val="28"/>
                <w:szCs w:val="28"/>
              </w:rPr>
              <w:t>0</w:t>
            </w:r>
          </w:p>
        </w:tc>
        <w:tc>
          <w:tcPr>
            <w:tcW w:w="2202" w:type="dxa"/>
          </w:tcPr>
          <w:p w14:paraId="7FFB463D" w14:textId="77777777" w:rsidR="0041073B" w:rsidRDefault="00000000">
            <w:pPr>
              <w:jc w:val="right"/>
              <w:rPr>
                <w:b/>
                <w:bCs/>
                <w:sz w:val="28"/>
                <w:szCs w:val="28"/>
              </w:rPr>
            </w:pPr>
            <w:r>
              <w:rPr>
                <w:b/>
                <w:bCs/>
                <w:sz w:val="28"/>
                <w:szCs w:val="28"/>
              </w:rPr>
              <w:t>22</w:t>
            </w:r>
          </w:p>
        </w:tc>
      </w:tr>
      <w:tr w:rsidR="0041073B" w14:paraId="453FB9AA" w14:textId="77777777">
        <w:tc>
          <w:tcPr>
            <w:tcW w:w="2814" w:type="dxa"/>
          </w:tcPr>
          <w:p w14:paraId="73845664" w14:textId="77777777" w:rsidR="0041073B" w:rsidRDefault="00000000">
            <w:pPr>
              <w:rPr>
                <w:sz w:val="28"/>
                <w:szCs w:val="28"/>
              </w:rPr>
            </w:pPr>
            <w:r>
              <w:rPr>
                <w:sz w:val="28"/>
                <w:szCs w:val="28"/>
              </w:rPr>
              <w:t>missing_return</w:t>
            </w:r>
          </w:p>
        </w:tc>
        <w:tc>
          <w:tcPr>
            <w:tcW w:w="1180" w:type="dxa"/>
          </w:tcPr>
          <w:p w14:paraId="36F341F3" w14:textId="77777777" w:rsidR="0041073B" w:rsidRDefault="00000000">
            <w:pPr>
              <w:jc w:val="right"/>
              <w:rPr>
                <w:sz w:val="28"/>
                <w:szCs w:val="28"/>
              </w:rPr>
            </w:pPr>
            <w:r>
              <w:rPr>
                <w:sz w:val="28"/>
                <w:szCs w:val="28"/>
              </w:rPr>
              <w:t>3</w:t>
            </w:r>
          </w:p>
        </w:tc>
        <w:tc>
          <w:tcPr>
            <w:tcW w:w="1683" w:type="dxa"/>
          </w:tcPr>
          <w:p w14:paraId="2D35D86D" w14:textId="77777777" w:rsidR="0041073B" w:rsidRDefault="00000000">
            <w:pPr>
              <w:jc w:val="right"/>
              <w:rPr>
                <w:sz w:val="28"/>
                <w:szCs w:val="28"/>
              </w:rPr>
            </w:pPr>
            <w:r>
              <w:rPr>
                <w:sz w:val="28"/>
                <w:szCs w:val="28"/>
              </w:rPr>
              <w:t>53</w:t>
            </w:r>
          </w:p>
        </w:tc>
        <w:tc>
          <w:tcPr>
            <w:tcW w:w="1132" w:type="dxa"/>
          </w:tcPr>
          <w:p w14:paraId="05BC9C93" w14:textId="77777777" w:rsidR="0041073B" w:rsidRDefault="00000000">
            <w:pPr>
              <w:jc w:val="right"/>
              <w:rPr>
                <w:sz w:val="28"/>
                <w:szCs w:val="28"/>
              </w:rPr>
            </w:pPr>
            <w:r>
              <w:rPr>
                <w:sz w:val="28"/>
                <w:szCs w:val="28"/>
              </w:rPr>
              <w:t>66</w:t>
            </w:r>
          </w:p>
        </w:tc>
        <w:tc>
          <w:tcPr>
            <w:tcW w:w="2202" w:type="dxa"/>
          </w:tcPr>
          <w:p w14:paraId="2FCF781D" w14:textId="77777777" w:rsidR="0041073B" w:rsidRDefault="00000000">
            <w:pPr>
              <w:jc w:val="right"/>
              <w:rPr>
                <w:b/>
                <w:bCs/>
                <w:sz w:val="28"/>
                <w:szCs w:val="28"/>
              </w:rPr>
            </w:pPr>
            <w:r>
              <w:rPr>
                <w:b/>
                <w:bCs/>
                <w:sz w:val="28"/>
                <w:szCs w:val="28"/>
              </w:rPr>
              <w:t>122</w:t>
            </w:r>
          </w:p>
        </w:tc>
      </w:tr>
      <w:tr w:rsidR="0041073B" w14:paraId="3048692E" w14:textId="77777777">
        <w:tc>
          <w:tcPr>
            <w:tcW w:w="2814" w:type="dxa"/>
          </w:tcPr>
          <w:p w14:paraId="38C29363" w14:textId="77777777" w:rsidR="0041073B" w:rsidRDefault="00000000">
            <w:pPr>
              <w:rPr>
                <w:sz w:val="28"/>
                <w:szCs w:val="28"/>
              </w:rPr>
            </w:pPr>
            <w:r>
              <w:rPr>
                <w:sz w:val="28"/>
                <w:szCs w:val="28"/>
              </w:rPr>
              <w:t>module_not_found</w:t>
            </w:r>
          </w:p>
        </w:tc>
        <w:tc>
          <w:tcPr>
            <w:tcW w:w="1180" w:type="dxa"/>
          </w:tcPr>
          <w:p w14:paraId="1B9D14A2" w14:textId="77777777" w:rsidR="0041073B" w:rsidRDefault="00000000">
            <w:pPr>
              <w:jc w:val="right"/>
              <w:rPr>
                <w:sz w:val="28"/>
                <w:szCs w:val="28"/>
              </w:rPr>
            </w:pPr>
            <w:r>
              <w:rPr>
                <w:sz w:val="28"/>
                <w:szCs w:val="28"/>
              </w:rPr>
              <w:t>43</w:t>
            </w:r>
          </w:p>
        </w:tc>
        <w:tc>
          <w:tcPr>
            <w:tcW w:w="1683" w:type="dxa"/>
          </w:tcPr>
          <w:p w14:paraId="742D5241" w14:textId="77777777" w:rsidR="0041073B" w:rsidRDefault="00000000">
            <w:pPr>
              <w:jc w:val="right"/>
              <w:rPr>
                <w:sz w:val="28"/>
                <w:szCs w:val="28"/>
              </w:rPr>
            </w:pPr>
            <w:r>
              <w:rPr>
                <w:sz w:val="28"/>
                <w:szCs w:val="28"/>
              </w:rPr>
              <w:t>0</w:t>
            </w:r>
          </w:p>
        </w:tc>
        <w:tc>
          <w:tcPr>
            <w:tcW w:w="1132" w:type="dxa"/>
          </w:tcPr>
          <w:p w14:paraId="09B98BCA" w14:textId="77777777" w:rsidR="0041073B" w:rsidRDefault="00000000">
            <w:pPr>
              <w:jc w:val="right"/>
              <w:rPr>
                <w:sz w:val="28"/>
                <w:szCs w:val="28"/>
              </w:rPr>
            </w:pPr>
            <w:r>
              <w:rPr>
                <w:sz w:val="28"/>
                <w:szCs w:val="28"/>
              </w:rPr>
              <w:t>0</w:t>
            </w:r>
          </w:p>
        </w:tc>
        <w:tc>
          <w:tcPr>
            <w:tcW w:w="2202" w:type="dxa"/>
          </w:tcPr>
          <w:p w14:paraId="2E3487BF" w14:textId="77777777" w:rsidR="0041073B" w:rsidRDefault="00000000">
            <w:pPr>
              <w:jc w:val="right"/>
              <w:rPr>
                <w:b/>
                <w:bCs/>
                <w:sz w:val="28"/>
                <w:szCs w:val="28"/>
              </w:rPr>
            </w:pPr>
            <w:r>
              <w:rPr>
                <w:b/>
                <w:bCs/>
                <w:sz w:val="28"/>
                <w:szCs w:val="28"/>
              </w:rPr>
              <w:t>43</w:t>
            </w:r>
          </w:p>
        </w:tc>
      </w:tr>
      <w:tr w:rsidR="0041073B" w14:paraId="283BD9F8" w14:textId="77777777">
        <w:tc>
          <w:tcPr>
            <w:tcW w:w="2814" w:type="dxa"/>
          </w:tcPr>
          <w:p w14:paraId="64F7C56D" w14:textId="77777777" w:rsidR="0041073B" w:rsidRDefault="00000000">
            <w:pPr>
              <w:rPr>
                <w:sz w:val="28"/>
                <w:szCs w:val="28"/>
              </w:rPr>
            </w:pPr>
            <w:r>
              <w:rPr>
                <w:sz w:val="28"/>
                <w:szCs w:val="28"/>
              </w:rPr>
              <w:t>name_error</w:t>
            </w:r>
          </w:p>
        </w:tc>
        <w:tc>
          <w:tcPr>
            <w:tcW w:w="1180" w:type="dxa"/>
          </w:tcPr>
          <w:p w14:paraId="105DDDE3" w14:textId="77777777" w:rsidR="0041073B" w:rsidRDefault="00000000">
            <w:pPr>
              <w:jc w:val="right"/>
              <w:rPr>
                <w:sz w:val="28"/>
                <w:szCs w:val="28"/>
              </w:rPr>
            </w:pPr>
            <w:r>
              <w:rPr>
                <w:sz w:val="28"/>
                <w:szCs w:val="28"/>
              </w:rPr>
              <w:t>1</w:t>
            </w:r>
          </w:p>
        </w:tc>
        <w:tc>
          <w:tcPr>
            <w:tcW w:w="1683" w:type="dxa"/>
          </w:tcPr>
          <w:p w14:paraId="7C160788" w14:textId="77777777" w:rsidR="0041073B" w:rsidRDefault="00000000">
            <w:pPr>
              <w:jc w:val="right"/>
              <w:rPr>
                <w:sz w:val="28"/>
                <w:szCs w:val="28"/>
              </w:rPr>
            </w:pPr>
            <w:r>
              <w:rPr>
                <w:sz w:val="28"/>
                <w:szCs w:val="28"/>
              </w:rPr>
              <w:t>52</w:t>
            </w:r>
          </w:p>
        </w:tc>
        <w:tc>
          <w:tcPr>
            <w:tcW w:w="1132" w:type="dxa"/>
          </w:tcPr>
          <w:p w14:paraId="742BE3D7" w14:textId="77777777" w:rsidR="0041073B" w:rsidRDefault="00000000">
            <w:pPr>
              <w:jc w:val="right"/>
              <w:rPr>
                <w:sz w:val="28"/>
                <w:szCs w:val="28"/>
              </w:rPr>
            </w:pPr>
            <w:r>
              <w:rPr>
                <w:sz w:val="28"/>
                <w:szCs w:val="28"/>
              </w:rPr>
              <w:t>0</w:t>
            </w:r>
          </w:p>
        </w:tc>
        <w:tc>
          <w:tcPr>
            <w:tcW w:w="2202" w:type="dxa"/>
          </w:tcPr>
          <w:p w14:paraId="52D09DA0" w14:textId="77777777" w:rsidR="0041073B" w:rsidRDefault="00000000">
            <w:pPr>
              <w:jc w:val="right"/>
              <w:rPr>
                <w:b/>
                <w:bCs/>
                <w:sz w:val="28"/>
                <w:szCs w:val="28"/>
              </w:rPr>
            </w:pPr>
            <w:r>
              <w:rPr>
                <w:b/>
                <w:bCs/>
                <w:sz w:val="28"/>
                <w:szCs w:val="28"/>
              </w:rPr>
              <w:t>53</w:t>
            </w:r>
          </w:p>
        </w:tc>
      </w:tr>
      <w:tr w:rsidR="0041073B" w14:paraId="22494631" w14:textId="77777777">
        <w:tc>
          <w:tcPr>
            <w:tcW w:w="2814" w:type="dxa"/>
          </w:tcPr>
          <w:p w14:paraId="1B25C694" w14:textId="77777777" w:rsidR="0041073B" w:rsidRDefault="00000000">
            <w:pPr>
              <w:rPr>
                <w:sz w:val="28"/>
                <w:szCs w:val="28"/>
              </w:rPr>
            </w:pPr>
            <w:r>
              <w:rPr>
                <w:sz w:val="28"/>
                <w:szCs w:val="28"/>
              </w:rPr>
              <w:t>type_error</w:t>
            </w:r>
          </w:p>
        </w:tc>
        <w:tc>
          <w:tcPr>
            <w:tcW w:w="1180" w:type="dxa"/>
          </w:tcPr>
          <w:p w14:paraId="133FDA2F" w14:textId="77777777" w:rsidR="0041073B" w:rsidRDefault="00000000">
            <w:pPr>
              <w:jc w:val="right"/>
              <w:rPr>
                <w:sz w:val="28"/>
                <w:szCs w:val="28"/>
              </w:rPr>
            </w:pPr>
            <w:r>
              <w:rPr>
                <w:sz w:val="28"/>
                <w:szCs w:val="28"/>
              </w:rPr>
              <w:t>343</w:t>
            </w:r>
          </w:p>
        </w:tc>
        <w:tc>
          <w:tcPr>
            <w:tcW w:w="1683" w:type="dxa"/>
          </w:tcPr>
          <w:p w14:paraId="13A1FC51" w14:textId="77777777" w:rsidR="0041073B" w:rsidRDefault="00000000">
            <w:pPr>
              <w:jc w:val="right"/>
              <w:rPr>
                <w:sz w:val="28"/>
                <w:szCs w:val="28"/>
              </w:rPr>
            </w:pPr>
            <w:r>
              <w:rPr>
                <w:sz w:val="28"/>
                <w:szCs w:val="28"/>
              </w:rPr>
              <w:t>0</w:t>
            </w:r>
          </w:p>
        </w:tc>
        <w:tc>
          <w:tcPr>
            <w:tcW w:w="1132" w:type="dxa"/>
          </w:tcPr>
          <w:p w14:paraId="48596E97" w14:textId="77777777" w:rsidR="0041073B" w:rsidRDefault="00000000">
            <w:pPr>
              <w:jc w:val="right"/>
              <w:rPr>
                <w:sz w:val="28"/>
                <w:szCs w:val="28"/>
              </w:rPr>
            </w:pPr>
            <w:r>
              <w:rPr>
                <w:sz w:val="28"/>
                <w:szCs w:val="28"/>
              </w:rPr>
              <w:t>0</w:t>
            </w:r>
          </w:p>
        </w:tc>
        <w:tc>
          <w:tcPr>
            <w:tcW w:w="2202" w:type="dxa"/>
          </w:tcPr>
          <w:p w14:paraId="29F4756B" w14:textId="77777777" w:rsidR="0041073B" w:rsidRDefault="00000000">
            <w:pPr>
              <w:jc w:val="right"/>
              <w:rPr>
                <w:b/>
                <w:bCs/>
                <w:i/>
                <w:iCs/>
                <w:sz w:val="28"/>
                <w:szCs w:val="28"/>
              </w:rPr>
            </w:pPr>
            <w:r>
              <w:rPr>
                <w:b/>
                <w:bCs/>
                <w:i/>
                <w:iCs/>
                <w:sz w:val="28"/>
                <w:szCs w:val="28"/>
              </w:rPr>
              <w:t>343</w:t>
            </w:r>
          </w:p>
        </w:tc>
      </w:tr>
      <w:tr w:rsidR="0041073B" w14:paraId="10F1F81C" w14:textId="77777777">
        <w:tc>
          <w:tcPr>
            <w:tcW w:w="2814" w:type="dxa"/>
          </w:tcPr>
          <w:p w14:paraId="701681BE" w14:textId="77777777" w:rsidR="0041073B" w:rsidRDefault="00000000">
            <w:pPr>
              <w:rPr>
                <w:sz w:val="28"/>
                <w:szCs w:val="28"/>
              </w:rPr>
            </w:pPr>
            <w:r>
              <w:rPr>
                <w:b/>
                <w:bCs/>
                <w:sz w:val="28"/>
                <w:szCs w:val="28"/>
              </w:rPr>
              <w:t>Total</w:t>
            </w:r>
          </w:p>
        </w:tc>
        <w:tc>
          <w:tcPr>
            <w:tcW w:w="1180" w:type="dxa"/>
          </w:tcPr>
          <w:p w14:paraId="2A7C3BDA" w14:textId="77777777" w:rsidR="0041073B" w:rsidRDefault="00000000">
            <w:pPr>
              <w:jc w:val="right"/>
              <w:rPr>
                <w:sz w:val="28"/>
                <w:szCs w:val="28"/>
              </w:rPr>
            </w:pPr>
            <w:r>
              <w:rPr>
                <w:b/>
                <w:bCs/>
                <w:sz w:val="28"/>
                <w:szCs w:val="28"/>
              </w:rPr>
              <w:t>1392</w:t>
            </w:r>
          </w:p>
        </w:tc>
        <w:tc>
          <w:tcPr>
            <w:tcW w:w="1683" w:type="dxa"/>
          </w:tcPr>
          <w:p w14:paraId="7B10EE56" w14:textId="77777777" w:rsidR="0041073B" w:rsidRDefault="00000000">
            <w:pPr>
              <w:jc w:val="right"/>
              <w:rPr>
                <w:sz w:val="28"/>
                <w:szCs w:val="28"/>
              </w:rPr>
            </w:pPr>
            <w:r>
              <w:rPr>
                <w:b/>
                <w:bCs/>
                <w:sz w:val="28"/>
                <w:szCs w:val="28"/>
              </w:rPr>
              <w:t>142</w:t>
            </w:r>
          </w:p>
        </w:tc>
        <w:tc>
          <w:tcPr>
            <w:tcW w:w="1132" w:type="dxa"/>
          </w:tcPr>
          <w:p w14:paraId="539458C5" w14:textId="77777777" w:rsidR="0041073B" w:rsidRDefault="00000000">
            <w:pPr>
              <w:jc w:val="right"/>
              <w:rPr>
                <w:sz w:val="28"/>
                <w:szCs w:val="28"/>
              </w:rPr>
            </w:pPr>
            <w:r>
              <w:rPr>
                <w:b/>
                <w:bCs/>
                <w:sz w:val="28"/>
                <w:szCs w:val="28"/>
              </w:rPr>
              <w:t>257</w:t>
            </w:r>
          </w:p>
        </w:tc>
        <w:tc>
          <w:tcPr>
            <w:tcW w:w="2202" w:type="dxa"/>
          </w:tcPr>
          <w:p w14:paraId="7D1E5D65" w14:textId="77777777" w:rsidR="0041073B" w:rsidRDefault="00000000">
            <w:pPr>
              <w:jc w:val="right"/>
              <w:rPr>
                <w:sz w:val="28"/>
                <w:szCs w:val="28"/>
              </w:rPr>
            </w:pPr>
            <w:r>
              <w:rPr>
                <w:b/>
                <w:bCs/>
                <w:sz w:val="28"/>
                <w:szCs w:val="28"/>
              </w:rPr>
              <w:t>1791</w:t>
            </w:r>
          </w:p>
        </w:tc>
      </w:tr>
    </w:tbl>
    <w:p w14:paraId="2DC80CEF" w14:textId="77777777" w:rsidR="0041073B" w:rsidRDefault="0041073B"/>
    <w:p w14:paraId="6EA50097" w14:textId="77777777" w:rsidR="0041073B" w:rsidRPr="002D392C" w:rsidRDefault="00000000">
      <w:pPr>
        <w:spacing w:line="360" w:lineRule="auto"/>
        <w:ind w:left="170" w:firstLine="550"/>
        <w:jc w:val="both"/>
        <w:rPr>
          <w:sz w:val="28"/>
          <w:szCs w:val="28"/>
        </w:rPr>
      </w:pPr>
      <w:r w:rsidRPr="002D392C">
        <w:rPr>
          <w:sz w:val="28"/>
          <w:szCs w:val="28"/>
        </w:rPr>
        <w:t>Three error types dominate the hallucination landscape: </w:t>
      </w:r>
      <w:r w:rsidRPr="002D392C">
        <w:rPr>
          <w:rFonts w:eastAsia="Cambria"/>
          <w:sz w:val="28"/>
          <w:szCs w:val="28"/>
        </w:rPr>
        <w:t>TypeError (474 occurrences, 26.5%), ModuleNotFoundError (356 occurrences, 19.9%), and AssertionError (283 occurrences, 15.8%)</w:t>
      </w:r>
      <w:r w:rsidRPr="002D392C">
        <w:rPr>
          <w:sz w:val="28"/>
          <w:szCs w:val="28"/>
        </w:rPr>
        <w:t> . Together, these account for approximately 62% of all hallucinations.</w:t>
      </w:r>
    </w:p>
    <w:p w14:paraId="4B14A3E8" w14:textId="77777777" w:rsidR="0041073B" w:rsidRPr="002D392C" w:rsidRDefault="00000000" w:rsidP="002D392C">
      <w:pPr>
        <w:spacing w:line="360" w:lineRule="auto"/>
        <w:ind w:firstLine="550"/>
        <w:jc w:val="both"/>
        <w:rPr>
          <w:sz w:val="28"/>
          <w:szCs w:val="28"/>
        </w:rPr>
      </w:pPr>
      <w:r w:rsidRPr="002D392C">
        <w:rPr>
          <w:rFonts w:eastAsia="Cambria"/>
          <w:sz w:val="28"/>
          <w:szCs w:val="28"/>
        </w:rPr>
        <w:lastRenderedPageBreak/>
        <w:t>DS-1000</w:t>
      </w:r>
      <w:r w:rsidRPr="002D392C">
        <w:rPr>
          <w:sz w:val="28"/>
          <w:szCs w:val="28"/>
        </w:rPr>
        <w:t> is characterized by library-related issues: ModuleNotFoundError (352), TypeError (461), and AssertionError (188) are most prevalent. This reflects the dataset's heavy reliance on data science libraries where the model struggles with correct API usage and type compatibility.</w:t>
      </w:r>
    </w:p>
    <w:p w14:paraId="71E0C947" w14:textId="77777777" w:rsidR="0041073B" w:rsidRPr="002D392C" w:rsidRDefault="00000000" w:rsidP="002D392C">
      <w:pPr>
        <w:spacing w:line="360" w:lineRule="auto"/>
        <w:ind w:firstLine="550"/>
        <w:jc w:val="both"/>
        <w:rPr>
          <w:sz w:val="28"/>
          <w:szCs w:val="28"/>
        </w:rPr>
      </w:pPr>
      <w:r w:rsidRPr="002D392C">
        <w:rPr>
          <w:rFonts w:eastAsia="Cambria"/>
          <w:sz w:val="28"/>
          <w:szCs w:val="28"/>
        </w:rPr>
        <w:t>HumanEval</w:t>
      </w:r>
      <w:r w:rsidRPr="002D392C">
        <w:rPr>
          <w:sz w:val="28"/>
          <w:szCs w:val="28"/>
        </w:rPr>
        <w:t> shows a different pattern: NameError (47) and missing return (35) are the most common issues, indicating difficulties with variable scoping, function definitions, and proper return statements in algorithmic functions.</w:t>
      </w:r>
    </w:p>
    <w:p w14:paraId="5796AC5E" w14:textId="77777777" w:rsidR="0041073B" w:rsidRPr="002D392C" w:rsidRDefault="00000000">
      <w:pPr>
        <w:spacing w:line="360" w:lineRule="auto"/>
        <w:jc w:val="both"/>
        <w:rPr>
          <w:sz w:val="28"/>
          <w:szCs w:val="28"/>
        </w:rPr>
      </w:pPr>
      <w:r w:rsidRPr="002D392C">
        <w:rPr>
          <w:rFonts w:eastAsia="Cambria"/>
          <w:sz w:val="28"/>
          <w:szCs w:val="28"/>
        </w:rPr>
        <w:t>MBPP</w:t>
      </w:r>
      <w:r w:rsidRPr="002D392C">
        <w:rPr>
          <w:sz w:val="28"/>
          <w:szCs w:val="28"/>
        </w:rPr>
        <w:t> exhibits a unique challenge with IndentationError (90), suggesting that the base model frequently produces malformed code structures for basic programming tasks, despite their relative simplicity.</w:t>
      </w:r>
    </w:p>
    <w:p w14:paraId="4A5F6A7D" w14:textId="77777777" w:rsidR="0041073B" w:rsidRPr="002D392C" w:rsidRDefault="00000000" w:rsidP="002D392C">
      <w:pPr>
        <w:spacing w:line="360" w:lineRule="auto"/>
        <w:ind w:firstLine="501"/>
        <w:jc w:val="both"/>
        <w:rPr>
          <w:sz w:val="28"/>
          <w:szCs w:val="28"/>
        </w:rPr>
      </w:pPr>
      <w:r w:rsidRPr="002D392C">
        <w:rPr>
          <w:sz w:val="28"/>
          <w:szCs w:val="28"/>
        </w:rPr>
        <w:t>The total error count exceeds the number of tasks (1,791 errors vs 1,534 tasks), demonstrating that the hallucination detection pipeline successfully captures multiple error types within a single generated program, providing rich feedback for fine-tuning.</w:t>
      </w:r>
    </w:p>
    <w:p w14:paraId="49851D2B" w14:textId="77777777" w:rsidR="0041073B" w:rsidRDefault="0041073B"/>
    <w:p w14:paraId="12BCD9B5" w14:textId="77777777" w:rsidR="0041073B" w:rsidRDefault="00000000">
      <w:pPr>
        <w:numPr>
          <w:ilvl w:val="1"/>
          <w:numId w:val="26"/>
        </w:numPr>
        <w:tabs>
          <w:tab w:val="left" w:pos="727"/>
        </w:tabs>
        <w:spacing w:line="320" w:lineRule="exact"/>
        <w:ind w:left="501" w:hanging="360"/>
        <w:rPr>
          <w:b/>
          <w:bCs/>
          <w:spacing w:val="-2"/>
          <w:sz w:val="28"/>
          <w:szCs w:val="28"/>
        </w:rPr>
      </w:pPr>
      <w:r>
        <w:rPr>
          <w:b/>
          <w:bCs/>
          <w:spacing w:val="-2"/>
          <w:sz w:val="28"/>
          <w:szCs w:val="28"/>
        </w:rPr>
        <w:t xml:space="preserve">   FEDERATED AVERAGE AND BASELINE</w:t>
      </w:r>
    </w:p>
    <w:p w14:paraId="71F8BB7C" w14:textId="77777777" w:rsidR="0041073B" w:rsidRDefault="0041073B">
      <w:pPr>
        <w:tabs>
          <w:tab w:val="left" w:pos="727"/>
        </w:tabs>
        <w:spacing w:line="320" w:lineRule="exact"/>
        <w:ind w:left="141"/>
        <w:rPr>
          <w:spacing w:val="-2"/>
          <w:sz w:val="28"/>
          <w:szCs w:val="28"/>
        </w:rPr>
      </w:pPr>
    </w:p>
    <w:p w14:paraId="6E3D6FDE" w14:textId="77777777" w:rsidR="0041073B" w:rsidRDefault="00000000">
      <w:pPr>
        <w:tabs>
          <w:tab w:val="left" w:pos="727"/>
        </w:tabs>
        <w:spacing w:line="360" w:lineRule="auto"/>
        <w:ind w:left="113" w:hanging="113"/>
        <w:rPr>
          <w:spacing w:val="-2"/>
          <w:sz w:val="28"/>
          <w:szCs w:val="28"/>
        </w:rPr>
      </w:pPr>
      <w:r>
        <w:rPr>
          <w:spacing w:val="-2"/>
          <w:sz w:val="28"/>
          <w:szCs w:val="28"/>
        </w:rPr>
        <w:tab/>
      </w:r>
      <w:r>
        <w:rPr>
          <w:spacing w:val="-2"/>
          <w:sz w:val="28"/>
          <w:szCs w:val="28"/>
        </w:rPr>
        <w:tab/>
        <w:t>Standard Federated Averaging (FedAvg) was applied to aggregate LoRA adapter weights across all three clients. Figures 5.2 and 5.3 compare the hallucination counts between the baseline model and FedAvg-aggregated model for training and test datasets respectively.</w:t>
      </w:r>
    </w:p>
    <w:p w14:paraId="45F9802C" w14:textId="77777777" w:rsidR="0041073B" w:rsidRDefault="00000000">
      <w:pPr>
        <w:spacing w:line="360" w:lineRule="auto"/>
        <w:ind w:left="170" w:firstLine="550"/>
      </w:pPr>
      <w:r>
        <w:t xml:space="preserve">      </w:t>
      </w:r>
      <w:r>
        <w:rPr>
          <w:noProof/>
        </w:rPr>
        <w:drawing>
          <wp:inline distT="0" distB="0" distL="0" distR="0" wp14:anchorId="0D7E8ED3" wp14:editId="4B39DF96">
            <wp:extent cx="4445635" cy="2778125"/>
            <wp:effectExtent l="0" t="0" r="0" b="0"/>
            <wp:docPr id="35" name="Pictur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55"/>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QAAB6AAAAAAAAAAAAAAAAAAAAAAAAAAAAAAAAAAAAAAAAAAAAAAWRsAABcRAAAAAAAAAAAAAAAAAAAoAAAACAAAAAEAAAABAAAA"/>
                        </a:ext>
                      </a:extLst>
                    </pic:cNvPicPr>
                  </pic:nvPicPr>
                  <pic:blipFill>
                    <a:blip r:embed="rId33"/>
                    <a:stretch>
                      <a:fillRect/>
                    </a:stretch>
                  </pic:blipFill>
                  <pic:spPr>
                    <a:xfrm>
                      <a:off x="0" y="0"/>
                      <a:ext cx="4445635" cy="2778125"/>
                    </a:xfrm>
                    <a:prstGeom prst="rect">
                      <a:avLst/>
                    </a:prstGeom>
                    <a:noFill/>
                    <a:ln w="12700">
                      <a:noFill/>
                    </a:ln>
                  </pic:spPr>
                </pic:pic>
              </a:graphicData>
            </a:graphic>
          </wp:inline>
        </w:drawing>
      </w:r>
    </w:p>
    <w:p w14:paraId="0FB700D0" w14:textId="77777777" w:rsidR="0041073B" w:rsidRDefault="00000000">
      <w:pPr>
        <w:spacing w:line="360" w:lineRule="auto"/>
        <w:jc w:val="center"/>
        <w:rPr>
          <w:color w:val="000000"/>
          <w:sz w:val="28"/>
          <w:szCs w:val="28"/>
        </w:rPr>
      </w:pPr>
      <w:r>
        <w:rPr>
          <w:color w:val="000000"/>
          <w:sz w:val="28"/>
          <w:szCs w:val="28"/>
        </w:rPr>
        <w:lastRenderedPageBreak/>
        <w:t>Fig 5.2 Hallucination count(Baseline Vs FedAvg</w:t>
      </w:r>
    </w:p>
    <w:p w14:paraId="7AA6E375" w14:textId="77777777" w:rsidR="0041073B" w:rsidRDefault="00000000">
      <w:pPr>
        <w:spacing w:line="360" w:lineRule="auto"/>
        <w:ind w:left="170" w:firstLine="550"/>
        <w:rPr>
          <w:sz w:val="28"/>
          <w:szCs w:val="28"/>
        </w:rPr>
      </w:pPr>
      <w:r>
        <w:rPr>
          <w:noProof/>
        </w:rPr>
        <w:drawing>
          <wp:inline distT="0" distB="0" distL="0" distR="0" wp14:anchorId="06435A68" wp14:editId="60F0043F">
            <wp:extent cx="5226685" cy="3265170"/>
            <wp:effectExtent l="0" t="0" r="0" b="0"/>
            <wp:docPr id="36" name="Pictur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74"/>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CcgAAAWFAAAJyAAABYU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QAAAKIAAAAAAAAAAAAAAAAAAAAAAADiBgAAAAAAAAAAAAAtEQAAJyAAABYUAAATAAEA4gYAAC0RAAAoAAAACAAAAAEAAAABAAAA"/>
                        </a:ext>
                      </a:extLst>
                    </pic:cNvPicPr>
                  </pic:nvPicPr>
                  <pic:blipFill>
                    <a:blip r:embed="rId34"/>
                    <a:stretch>
                      <a:fillRect/>
                    </a:stretch>
                  </pic:blipFill>
                  <pic:spPr>
                    <a:xfrm>
                      <a:off x="0" y="0"/>
                      <a:ext cx="5226685" cy="3265170"/>
                    </a:xfrm>
                    <a:prstGeom prst="rect">
                      <a:avLst/>
                    </a:prstGeom>
                    <a:noFill/>
                    <a:ln w="12700">
                      <a:noFill/>
                    </a:ln>
                  </pic:spPr>
                </pic:pic>
              </a:graphicData>
            </a:graphic>
          </wp:inline>
        </w:drawing>
      </w:r>
    </w:p>
    <w:p w14:paraId="6F70ECAC" w14:textId="77777777" w:rsidR="0041073B" w:rsidRDefault="0041073B">
      <w:pPr>
        <w:spacing w:line="360" w:lineRule="auto"/>
        <w:ind w:left="170" w:firstLine="550"/>
        <w:rPr>
          <w:sz w:val="28"/>
          <w:szCs w:val="28"/>
        </w:rPr>
      </w:pPr>
    </w:p>
    <w:p w14:paraId="5A347559" w14:textId="77777777" w:rsidR="0041073B" w:rsidRDefault="00000000">
      <w:pPr>
        <w:spacing w:line="360" w:lineRule="auto"/>
        <w:jc w:val="center"/>
        <w:rPr>
          <w:color w:val="000000"/>
          <w:sz w:val="28"/>
          <w:szCs w:val="28"/>
        </w:rPr>
      </w:pPr>
      <w:r>
        <w:rPr>
          <w:color w:val="000000"/>
          <w:sz w:val="28"/>
          <w:szCs w:val="28"/>
        </w:rPr>
        <w:t>Fig 5.3 Hallucination count(Baseline Vs FedAvg) on test data</w:t>
      </w:r>
    </w:p>
    <w:p w14:paraId="2986C2B5" w14:textId="77777777" w:rsidR="0041073B" w:rsidRDefault="0041073B">
      <w:pPr>
        <w:spacing w:line="360" w:lineRule="auto"/>
        <w:jc w:val="both"/>
        <w:rPr>
          <w:b/>
          <w:bCs/>
          <w:sz w:val="28"/>
          <w:szCs w:val="28"/>
        </w:rPr>
      </w:pPr>
    </w:p>
    <w:p w14:paraId="31E85865" w14:textId="77777777" w:rsidR="0041073B" w:rsidRDefault="00000000">
      <w:pPr>
        <w:spacing w:line="360" w:lineRule="auto"/>
        <w:ind w:left="170"/>
        <w:jc w:val="both"/>
        <w:rPr>
          <w:b/>
          <w:bCs/>
          <w:sz w:val="28"/>
          <w:szCs w:val="28"/>
        </w:rPr>
      </w:pPr>
      <w:r>
        <w:rPr>
          <w:rFonts w:eastAsia="Cambria"/>
          <w:b/>
          <w:bCs/>
          <w:sz w:val="28"/>
          <w:szCs w:val="28"/>
        </w:rPr>
        <w:t>Key Findings:</w:t>
      </w:r>
    </w:p>
    <w:p w14:paraId="3993EED6" w14:textId="77777777" w:rsidR="0041073B" w:rsidRDefault="00000000">
      <w:pPr>
        <w:spacing w:line="360" w:lineRule="auto"/>
        <w:ind w:left="170" w:firstLine="720"/>
        <w:jc w:val="both"/>
        <w:rPr>
          <w:sz w:val="28"/>
          <w:szCs w:val="28"/>
        </w:rPr>
      </w:pPr>
      <w:r>
        <w:rPr>
          <w:sz w:val="28"/>
          <w:szCs w:val="28"/>
        </w:rPr>
        <w:t>On training data, FedAvg reduced total hallucination counts from 1,791 to 1,502, representing a reduction of 289 errors. The most significant reductions were observed in NameError (108 to 56) and SyntaxError (59 to 20), indicating that federated fine-tuning effectively improves basic code structure and variable handling.</w:t>
      </w:r>
    </w:p>
    <w:p w14:paraId="7B3E60E7" w14:textId="77777777" w:rsidR="0041073B" w:rsidRDefault="00000000">
      <w:pPr>
        <w:spacing w:line="360" w:lineRule="auto"/>
        <w:ind w:left="170" w:firstLine="720"/>
        <w:jc w:val="both"/>
        <w:rPr>
          <w:sz w:val="28"/>
          <w:szCs w:val="28"/>
        </w:rPr>
      </w:pPr>
      <w:r>
        <w:rPr>
          <w:sz w:val="28"/>
          <w:szCs w:val="28"/>
        </w:rPr>
        <w:t>On test data, FedAvg achieved a reduction from 307 to 250 errors, a reduction of 57 errors. This improvement on unseen data confirms that the fine-tuned adapters learned generalizable patterns rather than simply memorizing training samples. The model successfully transferred knowledge across clients despite heterogeneous data distributions.</w:t>
      </w:r>
    </w:p>
    <w:p w14:paraId="231883F7" w14:textId="77777777" w:rsidR="0041073B" w:rsidRDefault="0041073B">
      <w:pPr>
        <w:spacing w:line="360" w:lineRule="auto"/>
        <w:ind w:left="170"/>
        <w:jc w:val="both"/>
        <w:rPr>
          <w:sz w:val="28"/>
          <w:szCs w:val="28"/>
        </w:rPr>
      </w:pPr>
    </w:p>
    <w:p w14:paraId="7E8B72EB" w14:textId="77777777" w:rsidR="0041073B" w:rsidRDefault="00000000">
      <w:pPr>
        <w:spacing w:line="360" w:lineRule="auto"/>
        <w:ind w:left="170" w:firstLine="720"/>
        <w:jc w:val="both"/>
        <w:rPr>
          <w:sz w:val="28"/>
          <w:szCs w:val="28"/>
        </w:rPr>
      </w:pPr>
      <w:r>
        <w:rPr>
          <w:sz w:val="28"/>
          <w:szCs w:val="28"/>
        </w:rPr>
        <w:t xml:space="preserve">However, certain error types showed limited reduction. AssertionError remained high (283 to 268), and ValueError increased slightly (31 to 38), </w:t>
      </w:r>
      <w:r>
        <w:rPr>
          <w:sz w:val="28"/>
          <w:szCs w:val="28"/>
        </w:rPr>
        <w:lastRenderedPageBreak/>
        <w:t>suggesting that FedAvg struggles with deeper logical correctness and edge-case validation.</w:t>
      </w:r>
    </w:p>
    <w:p w14:paraId="46C4998E" w14:textId="77777777" w:rsidR="0041073B" w:rsidRDefault="0041073B">
      <w:pPr>
        <w:spacing w:line="360" w:lineRule="auto"/>
        <w:ind w:left="170"/>
        <w:jc w:val="both"/>
        <w:rPr>
          <w:sz w:val="28"/>
          <w:szCs w:val="28"/>
        </w:rPr>
      </w:pPr>
    </w:p>
    <w:p w14:paraId="7F43C3E9" w14:textId="77777777" w:rsidR="0041073B" w:rsidRDefault="00000000">
      <w:pPr>
        <w:spacing w:line="360" w:lineRule="auto"/>
        <w:ind w:left="170" w:firstLine="720"/>
        <w:jc w:val="both"/>
        <w:rPr>
          <w:sz w:val="28"/>
          <w:szCs w:val="28"/>
        </w:rPr>
      </w:pPr>
      <w:r>
        <w:rPr>
          <w:sz w:val="28"/>
          <w:szCs w:val="28"/>
        </w:rPr>
        <w:t>The results from Figure 5.3 clearly show that the adapters avoid overfitting, allowing the fine-tuned model to generalize well to unseen data - outperforming the baseline.</w:t>
      </w:r>
    </w:p>
    <w:p w14:paraId="65BFADFD" w14:textId="77777777" w:rsidR="0041073B" w:rsidRDefault="0041073B">
      <w:pPr>
        <w:spacing w:line="360" w:lineRule="auto"/>
        <w:ind w:left="170"/>
        <w:jc w:val="both"/>
        <w:rPr>
          <w:sz w:val="28"/>
          <w:szCs w:val="28"/>
        </w:rPr>
      </w:pPr>
    </w:p>
    <w:p w14:paraId="0582B5EE" w14:textId="77777777" w:rsidR="0041073B" w:rsidRDefault="00000000">
      <w:pPr>
        <w:numPr>
          <w:ilvl w:val="1"/>
          <w:numId w:val="25"/>
        </w:numPr>
        <w:tabs>
          <w:tab w:val="left" w:pos="727"/>
        </w:tabs>
        <w:spacing w:line="320" w:lineRule="exact"/>
        <w:ind w:left="501" w:hanging="360"/>
        <w:rPr>
          <w:b/>
          <w:bCs/>
          <w:spacing w:val="-2"/>
          <w:sz w:val="28"/>
          <w:szCs w:val="28"/>
        </w:rPr>
      </w:pPr>
      <w:r>
        <w:rPr>
          <w:b/>
          <w:bCs/>
          <w:spacing w:val="-2"/>
          <w:sz w:val="28"/>
          <w:szCs w:val="28"/>
        </w:rPr>
        <w:t xml:space="preserve"> FEDERATED ERROR AVG AND BASELINE</w:t>
      </w:r>
    </w:p>
    <w:p w14:paraId="028A17F9" w14:textId="77777777" w:rsidR="0041073B" w:rsidRDefault="0041073B">
      <w:pPr>
        <w:tabs>
          <w:tab w:val="left" w:pos="727"/>
        </w:tabs>
        <w:spacing w:line="320" w:lineRule="exact"/>
        <w:ind w:left="141"/>
        <w:rPr>
          <w:b/>
          <w:bCs/>
          <w:spacing w:val="-2"/>
          <w:sz w:val="28"/>
          <w:szCs w:val="28"/>
        </w:rPr>
      </w:pPr>
    </w:p>
    <w:p w14:paraId="06C65AE4" w14:textId="77777777" w:rsidR="0041073B" w:rsidRDefault="00000000">
      <w:pPr>
        <w:tabs>
          <w:tab w:val="left" w:pos="727"/>
        </w:tabs>
        <w:spacing w:line="360" w:lineRule="auto"/>
        <w:ind w:left="141"/>
        <w:jc w:val="both"/>
        <w:rPr>
          <w:b/>
          <w:bCs/>
          <w:spacing w:val="-2"/>
          <w:sz w:val="28"/>
          <w:szCs w:val="28"/>
        </w:rPr>
      </w:pPr>
      <w:r>
        <w:rPr>
          <w:spacing w:val="-2"/>
          <w:sz w:val="28"/>
          <w:szCs w:val="28"/>
        </w:rPr>
        <w:t>The proposed Fed-ErrorAvg aggregation strategy, which weights client contributions based on hallucination error distributions, was evaluated against the baseline. Figures 5.4 and 5.5 present the comparative results</w:t>
      </w:r>
      <w:r>
        <w:rPr>
          <w:b/>
          <w:bCs/>
          <w:spacing w:val="-2"/>
          <w:sz w:val="28"/>
          <w:szCs w:val="28"/>
        </w:rPr>
        <w:t>.</w:t>
      </w:r>
    </w:p>
    <w:p w14:paraId="02998F7C" w14:textId="77777777" w:rsidR="0041073B" w:rsidRDefault="0041073B">
      <w:pPr>
        <w:tabs>
          <w:tab w:val="left" w:pos="727"/>
        </w:tabs>
        <w:spacing w:line="360" w:lineRule="auto"/>
        <w:ind w:left="141"/>
        <w:rPr>
          <w:b/>
          <w:bCs/>
          <w:spacing w:val="-2"/>
          <w:sz w:val="28"/>
          <w:szCs w:val="28"/>
        </w:rPr>
      </w:pPr>
    </w:p>
    <w:p w14:paraId="58224A6C" w14:textId="77777777" w:rsidR="0041073B" w:rsidRDefault="0041073B"/>
    <w:p w14:paraId="368DFFA3" w14:textId="77777777" w:rsidR="0041073B" w:rsidRDefault="00000000">
      <w:r>
        <w:t xml:space="preserve">                  </w:t>
      </w:r>
      <w:r>
        <w:rPr>
          <w:noProof/>
        </w:rPr>
        <w:drawing>
          <wp:inline distT="0" distB="0" distL="114300" distR="114300" wp14:anchorId="72DFD520" wp14:editId="10003094">
            <wp:extent cx="4599305" cy="2872740"/>
            <wp:effectExtent l="0" t="0" r="0" b="0"/>
            <wp:docPr id="37" name="Pictur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75"/>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EscAACsEQAASxwAAKwR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AQAAAKEAAAAAAAAAAAAAAAAAAAIAAACABAAAAAAAAAIAAACXAQAASxwAAKwRAAAUAAEAIAoAAHYhAAAoAAAACAAAAAEAAAABAAAA"/>
                        </a:ext>
                      </a:extLst>
                    </pic:cNvPicPr>
                  </pic:nvPicPr>
                  <pic:blipFill>
                    <a:blip r:embed="rId35"/>
                    <a:stretch>
                      <a:fillRect/>
                    </a:stretch>
                  </pic:blipFill>
                  <pic:spPr>
                    <a:xfrm>
                      <a:off x="0" y="0"/>
                      <a:ext cx="4599305" cy="2872740"/>
                    </a:xfrm>
                    <a:prstGeom prst="rect">
                      <a:avLst/>
                    </a:prstGeom>
                    <a:noFill/>
                    <a:ln w="12700">
                      <a:noFill/>
                    </a:ln>
                  </pic:spPr>
                </pic:pic>
              </a:graphicData>
            </a:graphic>
          </wp:inline>
        </w:drawing>
      </w:r>
    </w:p>
    <w:p w14:paraId="0094D11B" w14:textId="77777777" w:rsidR="0041073B" w:rsidRDefault="0041073B"/>
    <w:p w14:paraId="6826B7D2" w14:textId="77777777" w:rsidR="0041073B" w:rsidRDefault="0041073B">
      <w:pPr>
        <w:tabs>
          <w:tab w:val="left" w:pos="9356"/>
        </w:tabs>
        <w:ind w:left="-851"/>
      </w:pPr>
    </w:p>
    <w:p w14:paraId="3066EA47" w14:textId="77777777" w:rsidR="0041073B" w:rsidRDefault="00000000">
      <w:pPr>
        <w:spacing w:line="360" w:lineRule="auto"/>
        <w:jc w:val="center"/>
        <w:rPr>
          <w:color w:val="000000"/>
          <w:sz w:val="28"/>
          <w:szCs w:val="28"/>
        </w:rPr>
      </w:pPr>
      <w:r>
        <w:rPr>
          <w:color w:val="000000"/>
          <w:sz w:val="28"/>
          <w:szCs w:val="28"/>
        </w:rPr>
        <w:t>Fig 5.4 Hallucination count(Baseline Vs FedErrorAvg)</w:t>
      </w:r>
    </w:p>
    <w:p w14:paraId="773675D0" w14:textId="77777777" w:rsidR="0041073B" w:rsidRDefault="0041073B">
      <w:pPr>
        <w:spacing w:line="360" w:lineRule="auto"/>
        <w:rPr>
          <w:sz w:val="28"/>
          <w:szCs w:val="28"/>
        </w:rPr>
      </w:pPr>
    </w:p>
    <w:p w14:paraId="7F52AC76" w14:textId="77777777" w:rsidR="0041073B" w:rsidRDefault="00000000">
      <w:pPr>
        <w:spacing w:line="360" w:lineRule="auto"/>
        <w:ind w:left="170" w:firstLine="720"/>
      </w:pPr>
      <w:r>
        <w:rPr>
          <w:noProof/>
        </w:rPr>
        <w:lastRenderedPageBreak/>
        <w:drawing>
          <wp:inline distT="0" distB="0" distL="114300" distR="114300" wp14:anchorId="72544C4B" wp14:editId="26FFD1BC">
            <wp:extent cx="4877435" cy="3048000"/>
            <wp:effectExtent l="0" t="0" r="0" b="0"/>
            <wp:docPr id="38" name="Pictur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57"/>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zAQAAB6AAAAAAAAAAAAAAAAAAAAAAAAAAAAAAAAAAAAAAAAAAAAAAAR4AAMASAAAAAAAAAAAAAAAAAAAoAAAACAAAAAEAAAABAAAA"/>
                        </a:ext>
                      </a:extLst>
                    </pic:cNvPicPr>
                  </pic:nvPicPr>
                  <pic:blipFill>
                    <a:blip r:embed="rId36"/>
                    <a:stretch>
                      <a:fillRect/>
                    </a:stretch>
                  </pic:blipFill>
                  <pic:spPr>
                    <a:xfrm>
                      <a:off x="0" y="0"/>
                      <a:ext cx="4877435" cy="3048000"/>
                    </a:xfrm>
                    <a:prstGeom prst="rect">
                      <a:avLst/>
                    </a:prstGeom>
                    <a:noFill/>
                    <a:ln w="12700">
                      <a:noFill/>
                    </a:ln>
                  </pic:spPr>
                </pic:pic>
              </a:graphicData>
            </a:graphic>
          </wp:inline>
        </w:drawing>
      </w:r>
    </w:p>
    <w:p w14:paraId="21AF2D78" w14:textId="77777777" w:rsidR="0041073B" w:rsidRDefault="0041073B">
      <w:pPr>
        <w:spacing w:line="360" w:lineRule="auto"/>
        <w:rPr>
          <w:sz w:val="28"/>
          <w:szCs w:val="28"/>
        </w:rPr>
      </w:pPr>
    </w:p>
    <w:p w14:paraId="58701F25" w14:textId="77777777" w:rsidR="0041073B" w:rsidRDefault="00000000">
      <w:pPr>
        <w:spacing w:line="360" w:lineRule="auto"/>
        <w:jc w:val="center"/>
        <w:rPr>
          <w:sz w:val="28"/>
          <w:szCs w:val="28"/>
        </w:rPr>
      </w:pPr>
      <w:r>
        <w:rPr>
          <w:sz w:val="28"/>
          <w:szCs w:val="28"/>
        </w:rPr>
        <w:tab/>
      </w:r>
      <w:r>
        <w:rPr>
          <w:color w:val="000000"/>
          <w:sz w:val="28"/>
          <w:szCs w:val="28"/>
        </w:rPr>
        <w:t>Fig 5.5 Hallucination count(Baseline Vs FedErrorAvg) on test data</w:t>
      </w:r>
    </w:p>
    <w:p w14:paraId="6067C460" w14:textId="77777777" w:rsidR="0041073B" w:rsidRDefault="0041073B">
      <w:pPr>
        <w:spacing w:line="360" w:lineRule="auto"/>
        <w:ind w:left="170" w:firstLine="720"/>
        <w:rPr>
          <w:sz w:val="28"/>
          <w:szCs w:val="28"/>
        </w:rPr>
      </w:pPr>
    </w:p>
    <w:p w14:paraId="07E59356" w14:textId="77777777" w:rsidR="0041073B" w:rsidRDefault="0041073B">
      <w:pPr>
        <w:spacing w:line="360" w:lineRule="auto"/>
        <w:ind w:left="170" w:firstLine="720"/>
        <w:rPr>
          <w:sz w:val="28"/>
          <w:szCs w:val="28"/>
        </w:rPr>
      </w:pPr>
    </w:p>
    <w:p w14:paraId="0D51F268" w14:textId="77777777" w:rsidR="0041073B" w:rsidRDefault="00000000">
      <w:pPr>
        <w:spacing w:line="360" w:lineRule="auto"/>
        <w:jc w:val="both"/>
        <w:rPr>
          <w:sz w:val="28"/>
          <w:szCs w:val="28"/>
        </w:rPr>
      </w:pPr>
      <w:r>
        <w:rPr>
          <w:rFonts w:eastAsia="Cambria"/>
          <w:b/>
          <w:bCs/>
          <w:sz w:val="28"/>
          <w:szCs w:val="28"/>
        </w:rPr>
        <w:t>Key Findings:</w:t>
      </w:r>
    </w:p>
    <w:p w14:paraId="1BCD410C" w14:textId="77777777" w:rsidR="0041073B" w:rsidRDefault="00000000">
      <w:pPr>
        <w:spacing w:line="360" w:lineRule="auto"/>
        <w:ind w:left="170" w:firstLine="720"/>
        <w:jc w:val="both"/>
        <w:rPr>
          <w:sz w:val="28"/>
          <w:szCs w:val="28"/>
        </w:rPr>
      </w:pPr>
      <w:r>
        <w:rPr>
          <w:sz w:val="28"/>
          <w:szCs w:val="28"/>
        </w:rPr>
        <w:t>Fed-ErrorAvg achieved a total hallucination reduction of 450 errors on training data (1,791 to 1,341 errors) and a reduction of 74 errors on test data (307 to 233 errors). The error-aware aggregation consistently outperformed standard FedAvg across both training and test partitions.</w:t>
      </w:r>
    </w:p>
    <w:p w14:paraId="2C4524DB" w14:textId="77777777" w:rsidR="0041073B" w:rsidRDefault="00000000">
      <w:pPr>
        <w:spacing w:line="360" w:lineRule="auto"/>
        <w:ind w:left="170" w:firstLine="720"/>
        <w:jc w:val="both"/>
        <w:rPr>
          <w:sz w:val="28"/>
          <w:szCs w:val="28"/>
        </w:rPr>
      </w:pPr>
      <w:r>
        <w:rPr>
          <w:sz w:val="28"/>
          <w:szCs w:val="28"/>
        </w:rPr>
        <w:t>The most dramatic reduction was observed in NameError, which dropped from 108 (baseline) to 28 with Fed-ErrorAvg on training data, a reduction of 80 errors. SyntaxError similarly improved from 59 to 15, a reduction of 44 errors. These substantial gains demonstrate that weighting clients based on error diversity enables the global model to learn more effectively from clients exhibiting varied failure patterns.</w:t>
      </w:r>
    </w:p>
    <w:p w14:paraId="73A3A193" w14:textId="77777777" w:rsidR="0041073B" w:rsidRDefault="00000000">
      <w:pPr>
        <w:spacing w:line="360" w:lineRule="auto"/>
        <w:ind w:left="170" w:firstLine="720"/>
        <w:jc w:val="both"/>
        <w:rPr>
          <w:sz w:val="28"/>
          <w:szCs w:val="28"/>
        </w:rPr>
      </w:pPr>
      <w:r>
        <w:rPr>
          <w:sz w:val="28"/>
          <w:szCs w:val="28"/>
        </w:rPr>
        <w:t>For test data, Fed-ErrorAvg reduced NameError from 71 to 13 (58 fewer errors) and SyntaxError from 24 to 4 (20 fewer errors). The model also eliminated TimeoutError entirely (14 to 0) on test data, suggesting improved execution-aware code generation.</w:t>
      </w:r>
    </w:p>
    <w:p w14:paraId="677A7132" w14:textId="77777777" w:rsidR="0041073B" w:rsidRDefault="00000000">
      <w:pPr>
        <w:numPr>
          <w:ilvl w:val="1"/>
          <w:numId w:val="25"/>
        </w:numPr>
        <w:tabs>
          <w:tab w:val="left" w:pos="727"/>
        </w:tabs>
        <w:spacing w:line="320" w:lineRule="exact"/>
        <w:ind w:left="501" w:hanging="360"/>
        <w:rPr>
          <w:b/>
          <w:bCs/>
          <w:spacing w:val="-2"/>
          <w:sz w:val="28"/>
          <w:szCs w:val="28"/>
        </w:rPr>
      </w:pPr>
      <w:r>
        <w:rPr>
          <w:b/>
          <w:bCs/>
          <w:spacing w:val="-2"/>
          <w:sz w:val="28"/>
          <w:szCs w:val="28"/>
        </w:rPr>
        <w:lastRenderedPageBreak/>
        <w:t xml:space="preserve">   PASS RATE COMPARISION</w:t>
      </w:r>
    </w:p>
    <w:p w14:paraId="5F558179" w14:textId="77777777" w:rsidR="0041073B" w:rsidRDefault="0041073B"/>
    <w:p w14:paraId="6E54F7E4" w14:textId="77777777" w:rsidR="0041073B" w:rsidRPr="002D392C" w:rsidRDefault="00000000">
      <w:pPr>
        <w:spacing w:line="360" w:lineRule="auto"/>
        <w:ind w:left="170" w:firstLine="550"/>
        <w:jc w:val="both"/>
        <w:rPr>
          <w:sz w:val="28"/>
          <w:szCs w:val="28"/>
        </w:rPr>
      </w:pPr>
      <w:r w:rsidRPr="002D392C">
        <w:rPr>
          <w:sz w:val="28"/>
          <w:szCs w:val="28"/>
        </w:rPr>
        <w:t>Here we are comparing the models by pass rate, which is defined as the number of tasks that were not hallucinated (i.e., passed all detection stages) divided by the total number of tasks. Figure 5.6 presents the pass rate comparison among Baseline, FedAvg, and FedErrorAvg across all three datasets. Figure 5.7 shows the same comparison on the held-out test dataset (75/25 split) to verify generalization. The corresponding error reduction statistics are detailed in Table 5.2 (full dataset) and Table 5.3 (test dataset).</w:t>
      </w:r>
    </w:p>
    <w:p w14:paraId="4CB6C61C" w14:textId="77777777" w:rsidR="0041073B" w:rsidRDefault="00000000">
      <w:r>
        <w:rPr>
          <w:noProof/>
        </w:rPr>
        <w:drawing>
          <wp:inline distT="0" distB="0" distL="0" distR="0" wp14:anchorId="3F1DCFC5" wp14:editId="75B8946D">
            <wp:extent cx="5600700" cy="2345055"/>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QAAB6AAAAAAAAAAAAAAAAAAAAAAAAAAAAAAAAAAAAAAAAAAAAAAdCIAAG0OAAAAAAAAAAAAAAAAAAAoAAAACAAAAAEAAAABAAAA"/>
                        </a:ext>
                      </a:extLst>
                    </pic:cNvPicPr>
                  </pic:nvPicPr>
                  <pic:blipFill>
                    <a:blip r:embed="rId37"/>
                    <a:stretch>
                      <a:fillRect/>
                    </a:stretch>
                  </pic:blipFill>
                  <pic:spPr>
                    <a:xfrm>
                      <a:off x="0" y="0"/>
                      <a:ext cx="5600700" cy="2345055"/>
                    </a:xfrm>
                    <a:prstGeom prst="rect">
                      <a:avLst/>
                    </a:prstGeom>
                    <a:noFill/>
                    <a:ln w="12700">
                      <a:noFill/>
                    </a:ln>
                  </pic:spPr>
                </pic:pic>
              </a:graphicData>
            </a:graphic>
          </wp:inline>
        </w:drawing>
      </w:r>
    </w:p>
    <w:p w14:paraId="1ADB09C0" w14:textId="77777777" w:rsidR="0041073B" w:rsidRDefault="00000000">
      <w:r>
        <w:tab/>
      </w:r>
      <w:r>
        <w:tab/>
      </w:r>
      <w:r>
        <w:tab/>
      </w:r>
      <w:r>
        <w:tab/>
      </w:r>
      <w:r>
        <w:tab/>
      </w:r>
    </w:p>
    <w:p w14:paraId="6011BB9A" w14:textId="77777777" w:rsidR="0041073B" w:rsidRDefault="00000000">
      <w:pPr>
        <w:spacing w:line="360" w:lineRule="auto"/>
        <w:jc w:val="center"/>
        <w:rPr>
          <w:i/>
          <w:color w:val="008000"/>
          <w:sz w:val="28"/>
          <w:szCs w:val="28"/>
        </w:rPr>
      </w:pPr>
      <w:r>
        <w:rPr>
          <w:sz w:val="28"/>
          <w:szCs w:val="28"/>
        </w:rPr>
        <w:tab/>
      </w:r>
      <w:r>
        <w:rPr>
          <w:color w:val="000000"/>
          <w:sz w:val="28"/>
          <w:szCs w:val="28"/>
        </w:rPr>
        <w:t xml:space="preserve">Fig 5.6 Pass rate comparison among baseline,FedAvg and FedErrorAvg </w:t>
      </w:r>
    </w:p>
    <w:p w14:paraId="2356ED45" w14:textId="77777777" w:rsidR="0041073B" w:rsidRDefault="00000000">
      <w:pPr>
        <w:jc w:val="both"/>
      </w:pPr>
      <w:r>
        <w:t xml:space="preserve">             </w:t>
      </w:r>
      <w:r>
        <w:tab/>
      </w:r>
      <w:r>
        <w:rPr>
          <w:noProof/>
        </w:rPr>
        <w:drawing>
          <wp:inline distT="0" distB="0" distL="114300" distR="114300" wp14:anchorId="45230DF6" wp14:editId="6CDB73A7">
            <wp:extent cx="4765675" cy="2382520"/>
            <wp:effectExtent l="0" t="0" r="0" b="0"/>
            <wp:docPr id="40" name="Pictur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76"/>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EdAACoDgAAUR0AAKgO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QAAAKEAAAAAAAAAAAAAAgAAAAEAAAAAAAAAAAAAAAIAAABYAQAAUR0AAKgOAAAWAAEADQYAAFswAAAoAAAACAAAAAEAAAABAAAA"/>
                        </a:ext>
                      </a:extLst>
                    </pic:cNvPicPr>
                  </pic:nvPicPr>
                  <pic:blipFill>
                    <a:blip r:embed="rId38"/>
                    <a:stretch>
                      <a:fillRect/>
                    </a:stretch>
                  </pic:blipFill>
                  <pic:spPr>
                    <a:xfrm>
                      <a:off x="0" y="0"/>
                      <a:ext cx="4765675" cy="2382520"/>
                    </a:xfrm>
                    <a:prstGeom prst="rect">
                      <a:avLst/>
                    </a:prstGeom>
                    <a:noFill/>
                    <a:ln w="12700">
                      <a:noFill/>
                    </a:ln>
                  </pic:spPr>
                </pic:pic>
              </a:graphicData>
            </a:graphic>
          </wp:inline>
        </w:drawing>
      </w:r>
    </w:p>
    <w:p w14:paraId="58D9403D" w14:textId="77777777" w:rsidR="0041073B" w:rsidRDefault="0041073B"/>
    <w:p w14:paraId="21824BA3" w14:textId="77777777" w:rsidR="0041073B" w:rsidRDefault="0041073B"/>
    <w:p w14:paraId="1E9C8023" w14:textId="77777777" w:rsidR="0041073B" w:rsidRDefault="00000000">
      <w:pPr>
        <w:spacing w:line="360" w:lineRule="auto"/>
        <w:jc w:val="center"/>
        <w:rPr>
          <w:color w:val="000000"/>
          <w:sz w:val="28"/>
          <w:szCs w:val="28"/>
        </w:rPr>
      </w:pPr>
      <w:r>
        <w:rPr>
          <w:sz w:val="28"/>
          <w:szCs w:val="28"/>
        </w:rPr>
        <w:tab/>
      </w:r>
      <w:r>
        <w:rPr>
          <w:color w:val="000000"/>
          <w:sz w:val="28"/>
          <w:szCs w:val="28"/>
        </w:rPr>
        <w:t>Fig 5.7 Pass rate comparison among baseline,FedAvgand FedErrorAvg for test dataset</w:t>
      </w:r>
    </w:p>
    <w:p w14:paraId="74EC82F9" w14:textId="77777777" w:rsidR="0041073B" w:rsidRDefault="0041073B">
      <w:pPr>
        <w:spacing w:line="360" w:lineRule="auto"/>
        <w:jc w:val="center"/>
      </w:pPr>
    </w:p>
    <w:p w14:paraId="30697681" w14:textId="77777777" w:rsidR="0041073B" w:rsidRDefault="00000000">
      <w:pPr>
        <w:spacing w:line="360" w:lineRule="auto"/>
        <w:ind w:left="170" w:firstLine="550"/>
        <w:jc w:val="both"/>
        <w:rPr>
          <w:sz w:val="28"/>
          <w:szCs w:val="28"/>
        </w:rPr>
      </w:pPr>
      <w:r>
        <w:rPr>
          <w:sz w:val="28"/>
          <w:szCs w:val="28"/>
        </w:rPr>
        <w:lastRenderedPageBreak/>
        <w:t>Looking first at Figure 5.6, FedErrorAvg achieves the highest overall weighted average pass rate of 62.6%, compared to 61.2% for FedAvg and 52.4% for the baseline. This represents a relative improvement of 19.5% over the baseline. The most dramatic gain occurs on the MBPP dataset, where FedErrorAvg reaches 85.9% pass rate versus the baseline's 54.1% — an absolute improvement of 31.8 percentage points. This indicates that error-weighted aggregation is particularly effective for algorithmic reasoning tasks where structured logic and correct control flow are essential.</w:t>
      </w:r>
    </w:p>
    <w:p w14:paraId="58F40A01" w14:textId="77777777" w:rsidR="0041073B" w:rsidRDefault="00000000">
      <w:pPr>
        <w:spacing w:line="360" w:lineRule="auto"/>
        <w:ind w:left="170" w:firstLine="550"/>
        <w:jc w:val="both"/>
        <w:rPr>
          <w:sz w:val="28"/>
          <w:szCs w:val="28"/>
        </w:rPr>
      </w:pPr>
      <w:r>
        <w:rPr>
          <w:sz w:val="28"/>
          <w:szCs w:val="28"/>
        </w:rPr>
        <w:t>On HumanEval, both FedAvg and FedErrorAvg saturate at 83.5%, improving from the baseline's 67.2%. The identical performance suggests that for functional correctness tasks with clear specifications, standard federated averaging already captures most of the benefit, and the additional error-weighting provides no further advantage on this dataset.</w:t>
      </w:r>
    </w:p>
    <w:p w14:paraId="2530ABB8" w14:textId="77777777" w:rsidR="0041073B" w:rsidRDefault="00000000">
      <w:pPr>
        <w:spacing w:line="360" w:lineRule="auto"/>
        <w:ind w:left="170" w:firstLine="550"/>
        <w:jc w:val="both"/>
        <w:rPr>
          <w:sz w:val="28"/>
          <w:szCs w:val="28"/>
        </w:rPr>
      </w:pPr>
      <w:r>
        <w:rPr>
          <w:sz w:val="28"/>
          <w:szCs w:val="28"/>
        </w:rPr>
        <w:t>The DS1000 dataset presents a more nuanced picture. The pass rate decreases from 36.0% (baseline) to 30.4% (FedAvg) and further to 18.4% (FedErrorAvg). At first glance this appears counter-intuitive, but the error reduction data from Table 5.2 explains the underlying dynamic. DS1000 tasks require precise library API usage (NumPy, Pandas, Matplotlib). The baseline model frequently generated hallucinated API calls that were syntactically valid but semantically incorrect — these were caught by the hallucination detection pipeline and counted as failures, but the model at least attempted an answer. After fine-tuning, the model becomes more conservative and learns to avoid hallucinated API calls altogether. This reduces library-related errors (ModuleNotFoundError drops from 35 to 13, AttributeError from 14 to 7), but also means the model produces fewer completions on very complex DS1000 tasks where the correct API usage is highly specific. The trade-off is that when FedErrorAvg does generate code, it is significantly more likely to be correct; the model has traded quantity for quality on this challenging dataset.</w:t>
      </w:r>
    </w:p>
    <w:p w14:paraId="57388623" w14:textId="77777777" w:rsidR="0041073B" w:rsidRDefault="00000000">
      <w:pPr>
        <w:spacing w:line="360" w:lineRule="auto"/>
        <w:ind w:left="170" w:firstLine="550"/>
        <w:jc w:val="both"/>
        <w:rPr>
          <w:sz w:val="28"/>
          <w:szCs w:val="28"/>
        </w:rPr>
      </w:pPr>
      <w:r>
        <w:rPr>
          <w:sz w:val="28"/>
          <w:szCs w:val="28"/>
        </w:rPr>
        <w:t>Turning to Figure 5.7, which shows test dataset performance after 75/25 train-</w:t>
      </w:r>
      <w:r>
        <w:rPr>
          <w:sz w:val="28"/>
          <w:szCs w:val="28"/>
        </w:rPr>
        <w:lastRenderedPageBreak/>
        <w:t>test split, the generalization of these findings is confirmed. FedErrorAvg achieves 61.9% weighted average on unseen data versus the baseline's 52.4% — an absolute improvement of 9.5 percentage points. MBPP test performance (83.0%) nearly matches its full-dataset performance (85.9%), demonstrating excellent generalization without overfitting. HumanEval test performance holds at 82.9% for both federated methods, consistent with the full-dataset results.</w:t>
      </w:r>
    </w:p>
    <w:p w14:paraId="2E7ED3D1" w14:textId="77777777" w:rsidR="0041073B" w:rsidRDefault="0041073B">
      <w:pPr>
        <w:spacing w:line="360" w:lineRule="auto"/>
        <w:rPr>
          <w:i/>
          <w:color w:val="008000"/>
          <w:sz w:val="28"/>
          <w:szCs w:val="28"/>
        </w:rPr>
      </w:pPr>
    </w:p>
    <w:p w14:paraId="35A49F97" w14:textId="1E308C49" w:rsidR="002210A3" w:rsidRDefault="00000000" w:rsidP="002210A3">
      <w:pPr>
        <w:numPr>
          <w:ilvl w:val="1"/>
          <w:numId w:val="25"/>
        </w:numPr>
        <w:spacing w:line="360" w:lineRule="auto"/>
        <w:ind w:left="501" w:hanging="360"/>
        <w:rPr>
          <w:b/>
          <w:bCs/>
          <w:iCs/>
          <w:color w:val="000000"/>
          <w:sz w:val="28"/>
          <w:szCs w:val="28"/>
        </w:rPr>
      </w:pPr>
      <w:r>
        <w:rPr>
          <w:b/>
          <w:bCs/>
          <w:iCs/>
          <w:color w:val="000000"/>
          <w:sz w:val="28"/>
          <w:szCs w:val="28"/>
        </w:rPr>
        <w:t xml:space="preserve">   ERROR REDUCTION ANALYSIS </w:t>
      </w:r>
    </w:p>
    <w:p w14:paraId="761038D0" w14:textId="77777777" w:rsidR="002210A3" w:rsidRPr="002210A3" w:rsidRDefault="002210A3" w:rsidP="006A20A1">
      <w:pPr>
        <w:rPr>
          <w:b/>
          <w:bCs/>
          <w:iCs/>
          <w:color w:val="000000"/>
          <w:sz w:val="28"/>
          <w:szCs w:val="28"/>
        </w:rPr>
      </w:pPr>
    </w:p>
    <w:p w14:paraId="18967F04" w14:textId="77777777" w:rsidR="0041073B" w:rsidRDefault="00000000">
      <w:pPr>
        <w:spacing w:line="360" w:lineRule="auto"/>
        <w:ind w:left="170" w:firstLine="550"/>
        <w:jc w:val="both"/>
        <w:rPr>
          <w:sz w:val="28"/>
          <w:szCs w:val="28"/>
        </w:rPr>
      </w:pPr>
      <w:r>
        <w:rPr>
          <w:sz w:val="28"/>
          <w:szCs w:val="28"/>
        </w:rPr>
        <w:t xml:space="preserve">To evaluate the effectiveness of the proposed federated fine-tuning approaches, we compare the hallucination error counts across three configurations: the baseline model (without any fine-tuning), the model after standard Federated Averaging (FedAvg) aggregation, and the model after the proposed Fed-ErrorAvg aggregation. The reduction metric indicates how many fewer errors of each type were observed after fine-tuning . </w:t>
      </w:r>
    </w:p>
    <w:p w14:paraId="60938043" w14:textId="77777777" w:rsidR="0041073B" w:rsidRDefault="0041073B">
      <w:pPr>
        <w:rPr>
          <w:sz w:val="28"/>
          <w:szCs w:val="28"/>
        </w:rPr>
      </w:pPr>
    </w:p>
    <w:p w14:paraId="15AC72F1" w14:textId="77777777" w:rsidR="0041073B" w:rsidRPr="00BB3AD1" w:rsidRDefault="00000000" w:rsidP="00BB3AD1">
      <w:pPr>
        <w:ind w:left="453"/>
        <w:jc w:val="center"/>
        <w:rPr>
          <w:sz w:val="28"/>
        </w:rPr>
      </w:pPr>
      <w:r w:rsidRPr="00BB3AD1">
        <w:rPr>
          <w:sz w:val="28"/>
        </w:rPr>
        <w:t>Table 5.2 Error reduction comparison for Fed- Error average and baseline</w:t>
      </w:r>
    </w:p>
    <w:p w14:paraId="13C250E9" w14:textId="77777777" w:rsidR="0041073B" w:rsidRDefault="0041073B">
      <w:pPr>
        <w:rPr>
          <w:sz w:val="28"/>
          <w:szCs w:val="28"/>
        </w:rPr>
      </w:pPr>
    </w:p>
    <w:tbl>
      <w:tblPr>
        <w:tblStyle w:val="TableGridLight"/>
        <w:tblW w:w="9202" w:type="dxa"/>
        <w:tblLook w:val="04A0" w:firstRow="1" w:lastRow="0" w:firstColumn="1" w:lastColumn="0" w:noHBand="0" w:noVBand="1"/>
      </w:tblPr>
      <w:tblGrid>
        <w:gridCol w:w="2536"/>
        <w:gridCol w:w="1737"/>
        <w:gridCol w:w="1590"/>
        <w:gridCol w:w="2136"/>
        <w:gridCol w:w="1203"/>
      </w:tblGrid>
      <w:tr w:rsidR="0041073B" w14:paraId="0C0EA909" w14:textId="77777777">
        <w:tc>
          <w:tcPr>
            <w:tcW w:w="2536" w:type="dxa"/>
          </w:tcPr>
          <w:p w14:paraId="20A6A774" w14:textId="77777777" w:rsidR="0041073B" w:rsidRDefault="00000000">
            <w:pPr>
              <w:rPr>
                <w:b/>
                <w:bCs/>
                <w:sz w:val="24"/>
                <w:szCs w:val="24"/>
              </w:rPr>
            </w:pPr>
            <w:r>
              <w:rPr>
                <w:b/>
                <w:bCs/>
                <w:sz w:val="24"/>
                <w:szCs w:val="24"/>
              </w:rPr>
              <w:t>error_type</w:t>
            </w:r>
          </w:p>
        </w:tc>
        <w:tc>
          <w:tcPr>
            <w:tcW w:w="1737" w:type="dxa"/>
          </w:tcPr>
          <w:p w14:paraId="3472D872" w14:textId="77777777" w:rsidR="0041073B" w:rsidRDefault="00000000">
            <w:pPr>
              <w:rPr>
                <w:b/>
                <w:bCs/>
                <w:sz w:val="24"/>
                <w:szCs w:val="24"/>
              </w:rPr>
            </w:pPr>
            <w:r>
              <w:rPr>
                <w:b/>
                <w:bCs/>
                <w:sz w:val="24"/>
                <w:szCs w:val="24"/>
              </w:rPr>
              <w:t>baseline_count</w:t>
            </w:r>
          </w:p>
        </w:tc>
        <w:tc>
          <w:tcPr>
            <w:tcW w:w="1590" w:type="dxa"/>
          </w:tcPr>
          <w:p w14:paraId="34E655F2" w14:textId="77777777" w:rsidR="0041073B" w:rsidRDefault="00000000">
            <w:pPr>
              <w:rPr>
                <w:b/>
                <w:bCs/>
                <w:sz w:val="24"/>
                <w:szCs w:val="24"/>
              </w:rPr>
            </w:pPr>
            <w:r>
              <w:rPr>
                <w:b/>
                <w:bCs/>
                <w:sz w:val="24"/>
                <w:szCs w:val="24"/>
              </w:rPr>
              <w:t>fedavg_count</w:t>
            </w:r>
          </w:p>
        </w:tc>
        <w:tc>
          <w:tcPr>
            <w:tcW w:w="2136" w:type="dxa"/>
          </w:tcPr>
          <w:p w14:paraId="037BF82A" w14:textId="77777777" w:rsidR="0041073B" w:rsidRDefault="00000000">
            <w:pPr>
              <w:rPr>
                <w:b/>
                <w:bCs/>
                <w:sz w:val="24"/>
                <w:szCs w:val="24"/>
              </w:rPr>
            </w:pPr>
            <w:r>
              <w:rPr>
                <w:b/>
                <w:bCs/>
                <w:sz w:val="24"/>
                <w:szCs w:val="24"/>
              </w:rPr>
              <w:t>federroravg_count</w:t>
            </w:r>
          </w:p>
        </w:tc>
        <w:tc>
          <w:tcPr>
            <w:tcW w:w="1203" w:type="dxa"/>
          </w:tcPr>
          <w:p w14:paraId="45EC0F2A" w14:textId="77777777" w:rsidR="0041073B" w:rsidRDefault="00000000">
            <w:pPr>
              <w:rPr>
                <w:b/>
                <w:bCs/>
                <w:sz w:val="24"/>
                <w:szCs w:val="24"/>
              </w:rPr>
            </w:pPr>
            <w:r>
              <w:rPr>
                <w:b/>
                <w:bCs/>
                <w:sz w:val="24"/>
                <w:szCs w:val="24"/>
              </w:rPr>
              <w:t>reduction</w:t>
            </w:r>
          </w:p>
        </w:tc>
      </w:tr>
      <w:tr w:rsidR="0041073B" w14:paraId="4E25B577" w14:textId="77777777">
        <w:tc>
          <w:tcPr>
            <w:tcW w:w="2536" w:type="dxa"/>
          </w:tcPr>
          <w:p w14:paraId="29776B87" w14:textId="77777777" w:rsidR="0041073B" w:rsidRDefault="00000000">
            <w:pPr>
              <w:rPr>
                <w:sz w:val="24"/>
                <w:szCs w:val="24"/>
              </w:rPr>
            </w:pPr>
            <w:r>
              <w:rPr>
                <w:sz w:val="24"/>
                <w:szCs w:val="24"/>
              </w:rPr>
              <w:t>AssertionError</w:t>
            </w:r>
          </w:p>
        </w:tc>
        <w:tc>
          <w:tcPr>
            <w:tcW w:w="1737" w:type="dxa"/>
          </w:tcPr>
          <w:p w14:paraId="6564E8CA" w14:textId="77777777" w:rsidR="0041073B" w:rsidRDefault="00000000">
            <w:pPr>
              <w:jc w:val="right"/>
              <w:rPr>
                <w:sz w:val="24"/>
                <w:szCs w:val="24"/>
              </w:rPr>
            </w:pPr>
            <w:r>
              <w:rPr>
                <w:sz w:val="24"/>
                <w:szCs w:val="24"/>
              </w:rPr>
              <w:t>379</w:t>
            </w:r>
          </w:p>
        </w:tc>
        <w:tc>
          <w:tcPr>
            <w:tcW w:w="1590" w:type="dxa"/>
          </w:tcPr>
          <w:p w14:paraId="6B4389E9" w14:textId="77777777" w:rsidR="0041073B" w:rsidRDefault="00000000">
            <w:pPr>
              <w:jc w:val="right"/>
              <w:rPr>
                <w:sz w:val="24"/>
                <w:szCs w:val="24"/>
              </w:rPr>
            </w:pPr>
            <w:r>
              <w:rPr>
                <w:sz w:val="24"/>
                <w:szCs w:val="24"/>
              </w:rPr>
              <w:t>364</w:t>
            </w:r>
          </w:p>
        </w:tc>
        <w:tc>
          <w:tcPr>
            <w:tcW w:w="2136" w:type="dxa"/>
          </w:tcPr>
          <w:p w14:paraId="190EAB81" w14:textId="77777777" w:rsidR="0041073B" w:rsidRDefault="00000000">
            <w:pPr>
              <w:jc w:val="right"/>
              <w:rPr>
                <w:sz w:val="24"/>
                <w:szCs w:val="24"/>
              </w:rPr>
            </w:pPr>
            <w:r>
              <w:rPr>
                <w:sz w:val="24"/>
                <w:szCs w:val="24"/>
              </w:rPr>
              <w:t>365</w:t>
            </w:r>
          </w:p>
        </w:tc>
        <w:tc>
          <w:tcPr>
            <w:tcW w:w="1203" w:type="dxa"/>
          </w:tcPr>
          <w:p w14:paraId="62D63114" w14:textId="77777777" w:rsidR="0041073B" w:rsidRDefault="00000000">
            <w:pPr>
              <w:jc w:val="right"/>
              <w:rPr>
                <w:sz w:val="24"/>
                <w:szCs w:val="24"/>
              </w:rPr>
            </w:pPr>
            <w:r>
              <w:rPr>
                <w:sz w:val="24"/>
                <w:szCs w:val="24"/>
              </w:rPr>
              <w:t>14</w:t>
            </w:r>
          </w:p>
        </w:tc>
      </w:tr>
      <w:tr w:rsidR="0041073B" w14:paraId="441B108C" w14:textId="77777777">
        <w:tc>
          <w:tcPr>
            <w:tcW w:w="2536" w:type="dxa"/>
          </w:tcPr>
          <w:p w14:paraId="17AF70F9" w14:textId="77777777" w:rsidR="0041073B" w:rsidRDefault="00000000">
            <w:pPr>
              <w:rPr>
                <w:sz w:val="24"/>
                <w:szCs w:val="24"/>
              </w:rPr>
            </w:pPr>
            <w:r>
              <w:rPr>
                <w:sz w:val="24"/>
                <w:szCs w:val="24"/>
              </w:rPr>
              <w:t>AttributeError</w:t>
            </w:r>
          </w:p>
        </w:tc>
        <w:tc>
          <w:tcPr>
            <w:tcW w:w="1737" w:type="dxa"/>
          </w:tcPr>
          <w:p w14:paraId="408DB2A9" w14:textId="77777777" w:rsidR="0041073B" w:rsidRDefault="00000000">
            <w:pPr>
              <w:jc w:val="right"/>
              <w:rPr>
                <w:sz w:val="24"/>
                <w:szCs w:val="24"/>
              </w:rPr>
            </w:pPr>
            <w:r>
              <w:rPr>
                <w:sz w:val="24"/>
                <w:szCs w:val="24"/>
              </w:rPr>
              <w:t>58</w:t>
            </w:r>
          </w:p>
        </w:tc>
        <w:tc>
          <w:tcPr>
            <w:tcW w:w="1590" w:type="dxa"/>
          </w:tcPr>
          <w:p w14:paraId="170BCBB3" w14:textId="77777777" w:rsidR="0041073B" w:rsidRDefault="00000000">
            <w:pPr>
              <w:jc w:val="right"/>
              <w:rPr>
                <w:sz w:val="24"/>
                <w:szCs w:val="24"/>
              </w:rPr>
            </w:pPr>
            <w:r>
              <w:rPr>
                <w:sz w:val="24"/>
                <w:szCs w:val="24"/>
              </w:rPr>
              <w:t>43</w:t>
            </w:r>
          </w:p>
        </w:tc>
        <w:tc>
          <w:tcPr>
            <w:tcW w:w="2136" w:type="dxa"/>
          </w:tcPr>
          <w:p w14:paraId="3A923E63" w14:textId="77777777" w:rsidR="0041073B" w:rsidRDefault="00000000">
            <w:pPr>
              <w:jc w:val="right"/>
              <w:rPr>
                <w:sz w:val="24"/>
                <w:szCs w:val="24"/>
              </w:rPr>
            </w:pPr>
            <w:r>
              <w:rPr>
                <w:sz w:val="24"/>
                <w:szCs w:val="24"/>
              </w:rPr>
              <w:t>40</w:t>
            </w:r>
          </w:p>
        </w:tc>
        <w:tc>
          <w:tcPr>
            <w:tcW w:w="1203" w:type="dxa"/>
          </w:tcPr>
          <w:p w14:paraId="177023D3" w14:textId="77777777" w:rsidR="0041073B" w:rsidRDefault="00000000">
            <w:pPr>
              <w:jc w:val="right"/>
              <w:rPr>
                <w:sz w:val="24"/>
                <w:szCs w:val="24"/>
              </w:rPr>
            </w:pPr>
            <w:r>
              <w:rPr>
                <w:sz w:val="24"/>
                <w:szCs w:val="24"/>
              </w:rPr>
              <w:t>18</w:t>
            </w:r>
          </w:p>
        </w:tc>
      </w:tr>
      <w:tr w:rsidR="0041073B" w14:paraId="6D0D0BD5" w14:textId="77777777">
        <w:tc>
          <w:tcPr>
            <w:tcW w:w="2536" w:type="dxa"/>
          </w:tcPr>
          <w:p w14:paraId="5D569BDB" w14:textId="77777777" w:rsidR="0041073B" w:rsidRDefault="00000000">
            <w:pPr>
              <w:rPr>
                <w:sz w:val="24"/>
                <w:szCs w:val="24"/>
              </w:rPr>
            </w:pPr>
            <w:r>
              <w:rPr>
                <w:sz w:val="24"/>
                <w:szCs w:val="24"/>
              </w:rPr>
              <w:t>AxisError</w:t>
            </w:r>
          </w:p>
        </w:tc>
        <w:tc>
          <w:tcPr>
            <w:tcW w:w="1737" w:type="dxa"/>
          </w:tcPr>
          <w:p w14:paraId="5EA607F5" w14:textId="77777777" w:rsidR="0041073B" w:rsidRDefault="00000000">
            <w:pPr>
              <w:jc w:val="right"/>
              <w:rPr>
                <w:sz w:val="24"/>
                <w:szCs w:val="24"/>
              </w:rPr>
            </w:pPr>
            <w:r>
              <w:rPr>
                <w:sz w:val="24"/>
                <w:szCs w:val="24"/>
              </w:rPr>
              <w:t>4</w:t>
            </w:r>
          </w:p>
        </w:tc>
        <w:tc>
          <w:tcPr>
            <w:tcW w:w="1590" w:type="dxa"/>
          </w:tcPr>
          <w:p w14:paraId="228C3552" w14:textId="77777777" w:rsidR="0041073B" w:rsidRDefault="00000000">
            <w:pPr>
              <w:jc w:val="right"/>
              <w:rPr>
                <w:sz w:val="24"/>
                <w:szCs w:val="24"/>
              </w:rPr>
            </w:pPr>
            <w:r>
              <w:rPr>
                <w:sz w:val="24"/>
                <w:szCs w:val="24"/>
              </w:rPr>
              <w:t>1</w:t>
            </w:r>
          </w:p>
        </w:tc>
        <w:tc>
          <w:tcPr>
            <w:tcW w:w="2136" w:type="dxa"/>
          </w:tcPr>
          <w:p w14:paraId="77E6532B" w14:textId="77777777" w:rsidR="0041073B" w:rsidRDefault="00000000">
            <w:pPr>
              <w:jc w:val="right"/>
              <w:rPr>
                <w:sz w:val="24"/>
                <w:szCs w:val="24"/>
              </w:rPr>
            </w:pPr>
            <w:r>
              <w:rPr>
                <w:sz w:val="24"/>
                <w:szCs w:val="24"/>
              </w:rPr>
              <w:t>0</w:t>
            </w:r>
          </w:p>
        </w:tc>
        <w:tc>
          <w:tcPr>
            <w:tcW w:w="1203" w:type="dxa"/>
          </w:tcPr>
          <w:p w14:paraId="5A11844B" w14:textId="77777777" w:rsidR="0041073B" w:rsidRDefault="00000000">
            <w:pPr>
              <w:jc w:val="right"/>
              <w:rPr>
                <w:sz w:val="24"/>
                <w:szCs w:val="24"/>
              </w:rPr>
            </w:pPr>
            <w:r>
              <w:rPr>
                <w:sz w:val="24"/>
                <w:szCs w:val="24"/>
              </w:rPr>
              <w:t>4</w:t>
            </w:r>
          </w:p>
        </w:tc>
      </w:tr>
      <w:tr w:rsidR="0041073B" w14:paraId="045B5ED0" w14:textId="77777777">
        <w:tc>
          <w:tcPr>
            <w:tcW w:w="2536" w:type="dxa"/>
          </w:tcPr>
          <w:p w14:paraId="288BDB5F" w14:textId="77777777" w:rsidR="0041073B" w:rsidRDefault="00000000">
            <w:pPr>
              <w:rPr>
                <w:sz w:val="24"/>
                <w:szCs w:val="24"/>
              </w:rPr>
            </w:pPr>
            <w:r>
              <w:rPr>
                <w:sz w:val="24"/>
                <w:szCs w:val="24"/>
              </w:rPr>
              <w:t>FileNotFoundError</w:t>
            </w:r>
          </w:p>
        </w:tc>
        <w:tc>
          <w:tcPr>
            <w:tcW w:w="1737" w:type="dxa"/>
          </w:tcPr>
          <w:p w14:paraId="186BA20E" w14:textId="77777777" w:rsidR="0041073B" w:rsidRDefault="00000000">
            <w:pPr>
              <w:jc w:val="right"/>
              <w:rPr>
                <w:sz w:val="24"/>
                <w:szCs w:val="24"/>
              </w:rPr>
            </w:pPr>
            <w:r>
              <w:rPr>
                <w:sz w:val="24"/>
                <w:szCs w:val="24"/>
              </w:rPr>
              <w:t>3</w:t>
            </w:r>
          </w:p>
        </w:tc>
        <w:tc>
          <w:tcPr>
            <w:tcW w:w="1590" w:type="dxa"/>
          </w:tcPr>
          <w:p w14:paraId="7434C50E" w14:textId="77777777" w:rsidR="0041073B" w:rsidRDefault="00000000">
            <w:pPr>
              <w:jc w:val="right"/>
              <w:rPr>
                <w:sz w:val="24"/>
                <w:szCs w:val="24"/>
              </w:rPr>
            </w:pPr>
            <w:r>
              <w:rPr>
                <w:sz w:val="24"/>
                <w:szCs w:val="24"/>
              </w:rPr>
              <w:t>0</w:t>
            </w:r>
          </w:p>
        </w:tc>
        <w:tc>
          <w:tcPr>
            <w:tcW w:w="2136" w:type="dxa"/>
          </w:tcPr>
          <w:p w14:paraId="27789F5A" w14:textId="77777777" w:rsidR="0041073B" w:rsidRDefault="00000000">
            <w:pPr>
              <w:jc w:val="right"/>
              <w:rPr>
                <w:sz w:val="24"/>
                <w:szCs w:val="24"/>
              </w:rPr>
            </w:pPr>
            <w:r>
              <w:rPr>
                <w:sz w:val="24"/>
                <w:szCs w:val="24"/>
              </w:rPr>
              <w:t>0</w:t>
            </w:r>
          </w:p>
        </w:tc>
        <w:tc>
          <w:tcPr>
            <w:tcW w:w="1203" w:type="dxa"/>
          </w:tcPr>
          <w:p w14:paraId="5985FD83" w14:textId="77777777" w:rsidR="0041073B" w:rsidRDefault="00000000">
            <w:pPr>
              <w:jc w:val="right"/>
              <w:rPr>
                <w:sz w:val="24"/>
                <w:szCs w:val="24"/>
              </w:rPr>
            </w:pPr>
            <w:r>
              <w:rPr>
                <w:sz w:val="24"/>
                <w:szCs w:val="24"/>
              </w:rPr>
              <w:t>3</w:t>
            </w:r>
          </w:p>
        </w:tc>
      </w:tr>
      <w:tr w:rsidR="0041073B" w14:paraId="2292D293" w14:textId="77777777">
        <w:tc>
          <w:tcPr>
            <w:tcW w:w="2536" w:type="dxa"/>
          </w:tcPr>
          <w:p w14:paraId="40510B55" w14:textId="77777777" w:rsidR="0041073B" w:rsidRDefault="00000000">
            <w:pPr>
              <w:rPr>
                <w:sz w:val="24"/>
                <w:szCs w:val="24"/>
              </w:rPr>
            </w:pPr>
            <w:r>
              <w:rPr>
                <w:sz w:val="24"/>
                <w:szCs w:val="24"/>
              </w:rPr>
              <w:t>IndentationError</w:t>
            </w:r>
          </w:p>
        </w:tc>
        <w:tc>
          <w:tcPr>
            <w:tcW w:w="1737" w:type="dxa"/>
          </w:tcPr>
          <w:p w14:paraId="002C9772" w14:textId="77777777" w:rsidR="0041073B" w:rsidRDefault="00000000">
            <w:pPr>
              <w:jc w:val="right"/>
              <w:rPr>
                <w:sz w:val="24"/>
                <w:szCs w:val="24"/>
              </w:rPr>
            </w:pPr>
            <w:r>
              <w:rPr>
                <w:sz w:val="24"/>
                <w:szCs w:val="24"/>
              </w:rPr>
              <w:t>69</w:t>
            </w:r>
          </w:p>
        </w:tc>
        <w:tc>
          <w:tcPr>
            <w:tcW w:w="1590" w:type="dxa"/>
          </w:tcPr>
          <w:p w14:paraId="49BAA28A" w14:textId="77777777" w:rsidR="0041073B" w:rsidRDefault="00000000">
            <w:pPr>
              <w:jc w:val="right"/>
              <w:rPr>
                <w:sz w:val="24"/>
                <w:szCs w:val="24"/>
              </w:rPr>
            </w:pPr>
            <w:r>
              <w:rPr>
                <w:sz w:val="24"/>
                <w:szCs w:val="24"/>
              </w:rPr>
              <w:t>48</w:t>
            </w:r>
          </w:p>
        </w:tc>
        <w:tc>
          <w:tcPr>
            <w:tcW w:w="2136" w:type="dxa"/>
          </w:tcPr>
          <w:p w14:paraId="17FA75D5" w14:textId="77777777" w:rsidR="0041073B" w:rsidRDefault="00000000">
            <w:pPr>
              <w:jc w:val="right"/>
              <w:rPr>
                <w:sz w:val="24"/>
                <w:szCs w:val="24"/>
              </w:rPr>
            </w:pPr>
            <w:r>
              <w:rPr>
                <w:sz w:val="24"/>
                <w:szCs w:val="24"/>
              </w:rPr>
              <w:t>60</w:t>
            </w:r>
          </w:p>
        </w:tc>
        <w:tc>
          <w:tcPr>
            <w:tcW w:w="1203" w:type="dxa"/>
          </w:tcPr>
          <w:p w14:paraId="7E872B3E" w14:textId="77777777" w:rsidR="0041073B" w:rsidRDefault="00000000">
            <w:pPr>
              <w:jc w:val="right"/>
              <w:rPr>
                <w:sz w:val="24"/>
                <w:szCs w:val="24"/>
              </w:rPr>
            </w:pPr>
            <w:r>
              <w:rPr>
                <w:sz w:val="24"/>
                <w:szCs w:val="24"/>
              </w:rPr>
              <w:t>9</w:t>
            </w:r>
          </w:p>
        </w:tc>
      </w:tr>
      <w:tr w:rsidR="0041073B" w14:paraId="170E31E8" w14:textId="77777777">
        <w:tc>
          <w:tcPr>
            <w:tcW w:w="2536" w:type="dxa"/>
          </w:tcPr>
          <w:p w14:paraId="75A51E5A" w14:textId="77777777" w:rsidR="0041073B" w:rsidRDefault="00000000">
            <w:pPr>
              <w:rPr>
                <w:sz w:val="24"/>
                <w:szCs w:val="24"/>
              </w:rPr>
            </w:pPr>
            <w:r>
              <w:rPr>
                <w:sz w:val="24"/>
                <w:szCs w:val="24"/>
              </w:rPr>
              <w:t>IndexError</w:t>
            </w:r>
          </w:p>
        </w:tc>
        <w:tc>
          <w:tcPr>
            <w:tcW w:w="1737" w:type="dxa"/>
          </w:tcPr>
          <w:p w14:paraId="5A8A5170" w14:textId="77777777" w:rsidR="0041073B" w:rsidRDefault="00000000">
            <w:pPr>
              <w:jc w:val="right"/>
              <w:rPr>
                <w:sz w:val="24"/>
                <w:szCs w:val="24"/>
              </w:rPr>
            </w:pPr>
            <w:r>
              <w:rPr>
                <w:sz w:val="24"/>
                <w:szCs w:val="24"/>
              </w:rPr>
              <w:t>6</w:t>
            </w:r>
          </w:p>
        </w:tc>
        <w:tc>
          <w:tcPr>
            <w:tcW w:w="1590" w:type="dxa"/>
          </w:tcPr>
          <w:p w14:paraId="07632183" w14:textId="77777777" w:rsidR="0041073B" w:rsidRDefault="00000000">
            <w:pPr>
              <w:jc w:val="right"/>
              <w:rPr>
                <w:sz w:val="24"/>
                <w:szCs w:val="24"/>
              </w:rPr>
            </w:pPr>
            <w:r>
              <w:rPr>
                <w:sz w:val="24"/>
                <w:szCs w:val="24"/>
              </w:rPr>
              <w:t>9</w:t>
            </w:r>
          </w:p>
        </w:tc>
        <w:tc>
          <w:tcPr>
            <w:tcW w:w="2136" w:type="dxa"/>
          </w:tcPr>
          <w:p w14:paraId="010960AE" w14:textId="77777777" w:rsidR="0041073B" w:rsidRDefault="00000000">
            <w:pPr>
              <w:jc w:val="right"/>
              <w:rPr>
                <w:sz w:val="24"/>
                <w:szCs w:val="24"/>
              </w:rPr>
            </w:pPr>
            <w:r>
              <w:rPr>
                <w:sz w:val="24"/>
                <w:szCs w:val="24"/>
              </w:rPr>
              <w:t>9</w:t>
            </w:r>
          </w:p>
        </w:tc>
        <w:tc>
          <w:tcPr>
            <w:tcW w:w="1203" w:type="dxa"/>
          </w:tcPr>
          <w:p w14:paraId="5FCEAEA1" w14:textId="77777777" w:rsidR="0041073B" w:rsidRDefault="00000000">
            <w:pPr>
              <w:jc w:val="right"/>
              <w:rPr>
                <w:sz w:val="24"/>
                <w:szCs w:val="24"/>
              </w:rPr>
            </w:pPr>
            <w:r>
              <w:rPr>
                <w:sz w:val="24"/>
                <w:szCs w:val="24"/>
              </w:rPr>
              <w:t>0</w:t>
            </w:r>
          </w:p>
        </w:tc>
      </w:tr>
      <w:tr w:rsidR="0041073B" w14:paraId="5CEFC060" w14:textId="77777777">
        <w:tc>
          <w:tcPr>
            <w:tcW w:w="2536" w:type="dxa"/>
          </w:tcPr>
          <w:p w14:paraId="169D40F0" w14:textId="77777777" w:rsidR="0041073B" w:rsidRDefault="00000000">
            <w:pPr>
              <w:rPr>
                <w:sz w:val="24"/>
                <w:szCs w:val="24"/>
              </w:rPr>
            </w:pPr>
            <w:r>
              <w:rPr>
                <w:sz w:val="24"/>
                <w:szCs w:val="24"/>
              </w:rPr>
              <w:t>IndexingError</w:t>
            </w:r>
          </w:p>
        </w:tc>
        <w:tc>
          <w:tcPr>
            <w:tcW w:w="1737" w:type="dxa"/>
          </w:tcPr>
          <w:p w14:paraId="29D0FEBF" w14:textId="77777777" w:rsidR="0041073B" w:rsidRDefault="00000000">
            <w:pPr>
              <w:jc w:val="right"/>
              <w:rPr>
                <w:sz w:val="24"/>
                <w:szCs w:val="24"/>
              </w:rPr>
            </w:pPr>
            <w:r>
              <w:rPr>
                <w:sz w:val="24"/>
                <w:szCs w:val="24"/>
              </w:rPr>
              <w:t>2</w:t>
            </w:r>
          </w:p>
        </w:tc>
        <w:tc>
          <w:tcPr>
            <w:tcW w:w="1590" w:type="dxa"/>
          </w:tcPr>
          <w:p w14:paraId="51C9AAC5" w14:textId="77777777" w:rsidR="0041073B" w:rsidRDefault="00000000">
            <w:pPr>
              <w:jc w:val="right"/>
              <w:rPr>
                <w:sz w:val="24"/>
                <w:szCs w:val="24"/>
              </w:rPr>
            </w:pPr>
            <w:r>
              <w:rPr>
                <w:sz w:val="24"/>
                <w:szCs w:val="24"/>
              </w:rPr>
              <w:t>0</w:t>
            </w:r>
          </w:p>
        </w:tc>
        <w:tc>
          <w:tcPr>
            <w:tcW w:w="2136" w:type="dxa"/>
          </w:tcPr>
          <w:p w14:paraId="40A9290C" w14:textId="77777777" w:rsidR="0041073B" w:rsidRDefault="00000000">
            <w:pPr>
              <w:jc w:val="right"/>
              <w:rPr>
                <w:sz w:val="24"/>
                <w:szCs w:val="24"/>
              </w:rPr>
            </w:pPr>
            <w:r>
              <w:rPr>
                <w:sz w:val="24"/>
                <w:szCs w:val="24"/>
              </w:rPr>
              <w:t>0</w:t>
            </w:r>
          </w:p>
        </w:tc>
        <w:tc>
          <w:tcPr>
            <w:tcW w:w="1203" w:type="dxa"/>
          </w:tcPr>
          <w:p w14:paraId="34989743" w14:textId="77777777" w:rsidR="0041073B" w:rsidRDefault="00000000">
            <w:pPr>
              <w:jc w:val="right"/>
              <w:rPr>
                <w:sz w:val="24"/>
                <w:szCs w:val="24"/>
              </w:rPr>
            </w:pPr>
            <w:r>
              <w:rPr>
                <w:sz w:val="24"/>
                <w:szCs w:val="24"/>
              </w:rPr>
              <w:t>2</w:t>
            </w:r>
          </w:p>
        </w:tc>
      </w:tr>
      <w:tr w:rsidR="0041073B" w14:paraId="3A10666A" w14:textId="77777777">
        <w:tc>
          <w:tcPr>
            <w:tcW w:w="2536" w:type="dxa"/>
          </w:tcPr>
          <w:p w14:paraId="74B41750" w14:textId="77777777" w:rsidR="0041073B" w:rsidRDefault="00000000">
            <w:pPr>
              <w:rPr>
                <w:sz w:val="24"/>
                <w:szCs w:val="24"/>
              </w:rPr>
            </w:pPr>
            <w:r>
              <w:rPr>
                <w:sz w:val="24"/>
                <w:szCs w:val="24"/>
              </w:rPr>
              <w:t>InvalidIndexError</w:t>
            </w:r>
          </w:p>
        </w:tc>
        <w:tc>
          <w:tcPr>
            <w:tcW w:w="1737" w:type="dxa"/>
          </w:tcPr>
          <w:p w14:paraId="3BEF3C3E" w14:textId="77777777" w:rsidR="0041073B" w:rsidRDefault="00000000">
            <w:pPr>
              <w:jc w:val="right"/>
              <w:rPr>
                <w:sz w:val="24"/>
                <w:szCs w:val="24"/>
              </w:rPr>
            </w:pPr>
            <w:r>
              <w:rPr>
                <w:sz w:val="24"/>
                <w:szCs w:val="24"/>
              </w:rPr>
              <w:t>1</w:t>
            </w:r>
          </w:p>
        </w:tc>
        <w:tc>
          <w:tcPr>
            <w:tcW w:w="1590" w:type="dxa"/>
          </w:tcPr>
          <w:p w14:paraId="63E6EAD1" w14:textId="77777777" w:rsidR="0041073B" w:rsidRDefault="00000000">
            <w:pPr>
              <w:jc w:val="right"/>
              <w:rPr>
                <w:sz w:val="24"/>
                <w:szCs w:val="24"/>
              </w:rPr>
            </w:pPr>
            <w:r>
              <w:rPr>
                <w:sz w:val="24"/>
                <w:szCs w:val="24"/>
              </w:rPr>
              <w:t>0</w:t>
            </w:r>
          </w:p>
        </w:tc>
        <w:tc>
          <w:tcPr>
            <w:tcW w:w="2136" w:type="dxa"/>
          </w:tcPr>
          <w:p w14:paraId="2CCB3B07" w14:textId="77777777" w:rsidR="0041073B" w:rsidRDefault="00000000">
            <w:pPr>
              <w:jc w:val="right"/>
              <w:rPr>
                <w:sz w:val="24"/>
                <w:szCs w:val="24"/>
              </w:rPr>
            </w:pPr>
            <w:r>
              <w:rPr>
                <w:sz w:val="24"/>
                <w:szCs w:val="24"/>
              </w:rPr>
              <w:t>0</w:t>
            </w:r>
          </w:p>
        </w:tc>
        <w:tc>
          <w:tcPr>
            <w:tcW w:w="1203" w:type="dxa"/>
          </w:tcPr>
          <w:p w14:paraId="0BA452FD" w14:textId="77777777" w:rsidR="0041073B" w:rsidRDefault="00000000">
            <w:pPr>
              <w:jc w:val="right"/>
              <w:rPr>
                <w:sz w:val="24"/>
                <w:szCs w:val="24"/>
              </w:rPr>
            </w:pPr>
            <w:r>
              <w:rPr>
                <w:sz w:val="24"/>
                <w:szCs w:val="24"/>
              </w:rPr>
              <w:t>1</w:t>
            </w:r>
          </w:p>
        </w:tc>
      </w:tr>
      <w:tr w:rsidR="0041073B" w14:paraId="07897AFE" w14:textId="77777777">
        <w:tc>
          <w:tcPr>
            <w:tcW w:w="2536" w:type="dxa"/>
          </w:tcPr>
          <w:p w14:paraId="2235B452" w14:textId="77777777" w:rsidR="0041073B" w:rsidRDefault="00000000">
            <w:pPr>
              <w:rPr>
                <w:sz w:val="24"/>
                <w:szCs w:val="24"/>
              </w:rPr>
            </w:pPr>
            <w:r>
              <w:rPr>
                <w:sz w:val="24"/>
                <w:szCs w:val="24"/>
              </w:rPr>
              <w:t>KeyError</w:t>
            </w:r>
          </w:p>
        </w:tc>
        <w:tc>
          <w:tcPr>
            <w:tcW w:w="1737" w:type="dxa"/>
          </w:tcPr>
          <w:p w14:paraId="01537008" w14:textId="77777777" w:rsidR="0041073B" w:rsidRDefault="00000000">
            <w:pPr>
              <w:jc w:val="right"/>
              <w:rPr>
                <w:sz w:val="24"/>
                <w:szCs w:val="24"/>
              </w:rPr>
            </w:pPr>
            <w:r>
              <w:rPr>
                <w:sz w:val="24"/>
                <w:szCs w:val="24"/>
              </w:rPr>
              <w:t>19</w:t>
            </w:r>
          </w:p>
        </w:tc>
        <w:tc>
          <w:tcPr>
            <w:tcW w:w="1590" w:type="dxa"/>
          </w:tcPr>
          <w:p w14:paraId="78FD85E5" w14:textId="77777777" w:rsidR="0041073B" w:rsidRDefault="00000000">
            <w:pPr>
              <w:jc w:val="right"/>
              <w:rPr>
                <w:sz w:val="24"/>
                <w:szCs w:val="24"/>
              </w:rPr>
            </w:pPr>
            <w:r>
              <w:rPr>
                <w:sz w:val="24"/>
                <w:szCs w:val="24"/>
              </w:rPr>
              <w:t>54</w:t>
            </w:r>
          </w:p>
        </w:tc>
        <w:tc>
          <w:tcPr>
            <w:tcW w:w="2136" w:type="dxa"/>
          </w:tcPr>
          <w:p w14:paraId="31069BBA" w14:textId="77777777" w:rsidR="0041073B" w:rsidRDefault="00000000">
            <w:pPr>
              <w:jc w:val="right"/>
              <w:rPr>
                <w:sz w:val="24"/>
                <w:szCs w:val="24"/>
              </w:rPr>
            </w:pPr>
            <w:r>
              <w:rPr>
                <w:sz w:val="24"/>
                <w:szCs w:val="24"/>
              </w:rPr>
              <w:t>18</w:t>
            </w:r>
          </w:p>
        </w:tc>
        <w:tc>
          <w:tcPr>
            <w:tcW w:w="1203" w:type="dxa"/>
          </w:tcPr>
          <w:p w14:paraId="65910569" w14:textId="77777777" w:rsidR="0041073B" w:rsidRDefault="00000000">
            <w:pPr>
              <w:jc w:val="right"/>
              <w:rPr>
                <w:sz w:val="24"/>
                <w:szCs w:val="24"/>
              </w:rPr>
            </w:pPr>
            <w:r>
              <w:rPr>
                <w:sz w:val="24"/>
                <w:szCs w:val="24"/>
              </w:rPr>
              <w:t>1</w:t>
            </w:r>
          </w:p>
        </w:tc>
      </w:tr>
      <w:tr w:rsidR="0041073B" w14:paraId="29C489EF" w14:textId="77777777">
        <w:tc>
          <w:tcPr>
            <w:tcW w:w="2536" w:type="dxa"/>
          </w:tcPr>
          <w:p w14:paraId="404020B0" w14:textId="77777777" w:rsidR="0041073B" w:rsidRDefault="00000000">
            <w:pPr>
              <w:rPr>
                <w:sz w:val="24"/>
                <w:szCs w:val="24"/>
              </w:rPr>
            </w:pPr>
            <w:r>
              <w:rPr>
                <w:sz w:val="24"/>
                <w:szCs w:val="24"/>
              </w:rPr>
              <w:t>LinAlgError</w:t>
            </w:r>
          </w:p>
        </w:tc>
        <w:tc>
          <w:tcPr>
            <w:tcW w:w="1737" w:type="dxa"/>
          </w:tcPr>
          <w:p w14:paraId="7732E58A" w14:textId="77777777" w:rsidR="0041073B" w:rsidRDefault="00000000">
            <w:pPr>
              <w:jc w:val="right"/>
              <w:rPr>
                <w:sz w:val="24"/>
                <w:szCs w:val="24"/>
              </w:rPr>
            </w:pPr>
            <w:r>
              <w:rPr>
                <w:sz w:val="24"/>
                <w:szCs w:val="24"/>
              </w:rPr>
              <w:t>1</w:t>
            </w:r>
          </w:p>
        </w:tc>
        <w:tc>
          <w:tcPr>
            <w:tcW w:w="1590" w:type="dxa"/>
          </w:tcPr>
          <w:p w14:paraId="769CC4A8" w14:textId="77777777" w:rsidR="0041073B" w:rsidRDefault="00000000">
            <w:pPr>
              <w:jc w:val="right"/>
              <w:rPr>
                <w:sz w:val="24"/>
                <w:szCs w:val="24"/>
              </w:rPr>
            </w:pPr>
            <w:r>
              <w:rPr>
                <w:sz w:val="24"/>
                <w:szCs w:val="24"/>
              </w:rPr>
              <w:t>0</w:t>
            </w:r>
          </w:p>
        </w:tc>
        <w:tc>
          <w:tcPr>
            <w:tcW w:w="2136" w:type="dxa"/>
          </w:tcPr>
          <w:p w14:paraId="77316607" w14:textId="77777777" w:rsidR="0041073B" w:rsidRDefault="00000000">
            <w:pPr>
              <w:jc w:val="right"/>
              <w:rPr>
                <w:sz w:val="24"/>
                <w:szCs w:val="24"/>
              </w:rPr>
            </w:pPr>
            <w:r>
              <w:rPr>
                <w:sz w:val="24"/>
                <w:szCs w:val="24"/>
              </w:rPr>
              <w:t>0</w:t>
            </w:r>
          </w:p>
        </w:tc>
        <w:tc>
          <w:tcPr>
            <w:tcW w:w="1203" w:type="dxa"/>
          </w:tcPr>
          <w:p w14:paraId="3D240444" w14:textId="77777777" w:rsidR="0041073B" w:rsidRDefault="00000000">
            <w:pPr>
              <w:jc w:val="right"/>
              <w:rPr>
                <w:sz w:val="24"/>
                <w:szCs w:val="24"/>
              </w:rPr>
            </w:pPr>
            <w:r>
              <w:rPr>
                <w:sz w:val="24"/>
                <w:szCs w:val="24"/>
              </w:rPr>
              <w:t>1</w:t>
            </w:r>
          </w:p>
        </w:tc>
      </w:tr>
      <w:tr w:rsidR="0041073B" w14:paraId="00A9BB81" w14:textId="77777777">
        <w:tc>
          <w:tcPr>
            <w:tcW w:w="2536" w:type="dxa"/>
          </w:tcPr>
          <w:p w14:paraId="73EC5882" w14:textId="77777777" w:rsidR="0041073B" w:rsidRDefault="00000000">
            <w:pPr>
              <w:rPr>
                <w:sz w:val="24"/>
                <w:szCs w:val="24"/>
              </w:rPr>
            </w:pPr>
            <w:r>
              <w:rPr>
                <w:sz w:val="24"/>
                <w:szCs w:val="24"/>
              </w:rPr>
              <w:t>ModuleNotFoundError</w:t>
            </w:r>
          </w:p>
        </w:tc>
        <w:tc>
          <w:tcPr>
            <w:tcW w:w="1737" w:type="dxa"/>
          </w:tcPr>
          <w:p w14:paraId="4D0C6664" w14:textId="77777777" w:rsidR="0041073B" w:rsidRDefault="00000000">
            <w:pPr>
              <w:jc w:val="right"/>
              <w:rPr>
                <w:sz w:val="24"/>
                <w:szCs w:val="24"/>
              </w:rPr>
            </w:pPr>
            <w:r>
              <w:rPr>
                <w:sz w:val="24"/>
                <w:szCs w:val="24"/>
              </w:rPr>
              <w:t>2</w:t>
            </w:r>
          </w:p>
        </w:tc>
        <w:tc>
          <w:tcPr>
            <w:tcW w:w="1590" w:type="dxa"/>
          </w:tcPr>
          <w:p w14:paraId="6FC0EB35" w14:textId="77777777" w:rsidR="0041073B" w:rsidRDefault="00000000">
            <w:pPr>
              <w:jc w:val="right"/>
              <w:rPr>
                <w:sz w:val="24"/>
                <w:szCs w:val="24"/>
              </w:rPr>
            </w:pPr>
            <w:r>
              <w:rPr>
                <w:sz w:val="24"/>
                <w:szCs w:val="24"/>
              </w:rPr>
              <w:t>1</w:t>
            </w:r>
          </w:p>
        </w:tc>
        <w:tc>
          <w:tcPr>
            <w:tcW w:w="2136" w:type="dxa"/>
          </w:tcPr>
          <w:p w14:paraId="570C4B23" w14:textId="77777777" w:rsidR="0041073B" w:rsidRDefault="00000000">
            <w:pPr>
              <w:jc w:val="right"/>
              <w:rPr>
                <w:sz w:val="24"/>
                <w:szCs w:val="24"/>
              </w:rPr>
            </w:pPr>
            <w:r>
              <w:rPr>
                <w:sz w:val="24"/>
                <w:szCs w:val="24"/>
              </w:rPr>
              <w:t>2</w:t>
            </w:r>
          </w:p>
        </w:tc>
        <w:tc>
          <w:tcPr>
            <w:tcW w:w="1203" w:type="dxa"/>
          </w:tcPr>
          <w:p w14:paraId="0DAB535C" w14:textId="77777777" w:rsidR="0041073B" w:rsidRDefault="00000000">
            <w:pPr>
              <w:jc w:val="right"/>
              <w:rPr>
                <w:sz w:val="24"/>
                <w:szCs w:val="24"/>
              </w:rPr>
            </w:pPr>
            <w:r>
              <w:rPr>
                <w:sz w:val="24"/>
                <w:szCs w:val="24"/>
              </w:rPr>
              <w:t>0</w:t>
            </w:r>
          </w:p>
        </w:tc>
      </w:tr>
      <w:tr w:rsidR="0041073B" w14:paraId="2CD6018D" w14:textId="77777777">
        <w:tc>
          <w:tcPr>
            <w:tcW w:w="2536" w:type="dxa"/>
          </w:tcPr>
          <w:p w14:paraId="0A8AF77E" w14:textId="77777777" w:rsidR="0041073B" w:rsidRDefault="00000000">
            <w:pPr>
              <w:rPr>
                <w:sz w:val="24"/>
                <w:szCs w:val="24"/>
              </w:rPr>
            </w:pPr>
            <w:r>
              <w:rPr>
                <w:sz w:val="24"/>
                <w:szCs w:val="24"/>
              </w:rPr>
              <w:t>NameError</w:t>
            </w:r>
          </w:p>
        </w:tc>
        <w:tc>
          <w:tcPr>
            <w:tcW w:w="1737" w:type="dxa"/>
          </w:tcPr>
          <w:p w14:paraId="10455606" w14:textId="77777777" w:rsidR="0041073B" w:rsidRDefault="00000000">
            <w:pPr>
              <w:jc w:val="right"/>
              <w:rPr>
                <w:sz w:val="24"/>
                <w:szCs w:val="24"/>
              </w:rPr>
            </w:pPr>
            <w:r>
              <w:rPr>
                <w:sz w:val="24"/>
                <w:szCs w:val="24"/>
              </w:rPr>
              <w:t>201</w:t>
            </w:r>
          </w:p>
        </w:tc>
        <w:tc>
          <w:tcPr>
            <w:tcW w:w="1590" w:type="dxa"/>
          </w:tcPr>
          <w:p w14:paraId="4F01DA77" w14:textId="77777777" w:rsidR="0041073B" w:rsidRDefault="00000000">
            <w:pPr>
              <w:jc w:val="right"/>
              <w:rPr>
                <w:sz w:val="24"/>
                <w:szCs w:val="24"/>
              </w:rPr>
            </w:pPr>
            <w:r>
              <w:rPr>
                <w:sz w:val="24"/>
                <w:szCs w:val="24"/>
              </w:rPr>
              <w:t>56</w:t>
            </w:r>
          </w:p>
        </w:tc>
        <w:tc>
          <w:tcPr>
            <w:tcW w:w="2136" w:type="dxa"/>
          </w:tcPr>
          <w:p w14:paraId="1526E4DB" w14:textId="77777777" w:rsidR="0041073B" w:rsidRDefault="00000000">
            <w:pPr>
              <w:jc w:val="right"/>
              <w:rPr>
                <w:sz w:val="24"/>
                <w:szCs w:val="24"/>
              </w:rPr>
            </w:pPr>
            <w:r>
              <w:rPr>
                <w:sz w:val="24"/>
                <w:szCs w:val="24"/>
              </w:rPr>
              <w:t>40</w:t>
            </w:r>
          </w:p>
        </w:tc>
        <w:tc>
          <w:tcPr>
            <w:tcW w:w="1203" w:type="dxa"/>
          </w:tcPr>
          <w:p w14:paraId="10266AA5" w14:textId="77777777" w:rsidR="0041073B" w:rsidRDefault="00000000">
            <w:pPr>
              <w:jc w:val="right"/>
              <w:rPr>
                <w:sz w:val="24"/>
                <w:szCs w:val="24"/>
              </w:rPr>
            </w:pPr>
            <w:r>
              <w:rPr>
                <w:sz w:val="24"/>
                <w:szCs w:val="24"/>
              </w:rPr>
              <w:t>161</w:t>
            </w:r>
          </w:p>
        </w:tc>
      </w:tr>
      <w:tr w:rsidR="0041073B" w14:paraId="3BFFD2DB" w14:textId="77777777">
        <w:tc>
          <w:tcPr>
            <w:tcW w:w="2536" w:type="dxa"/>
          </w:tcPr>
          <w:p w14:paraId="29064E3F" w14:textId="77777777" w:rsidR="0041073B" w:rsidRDefault="00000000">
            <w:pPr>
              <w:rPr>
                <w:sz w:val="24"/>
                <w:szCs w:val="24"/>
              </w:rPr>
            </w:pPr>
            <w:r>
              <w:rPr>
                <w:sz w:val="24"/>
                <w:szCs w:val="24"/>
              </w:rPr>
              <w:t>NotFittedError</w:t>
            </w:r>
          </w:p>
        </w:tc>
        <w:tc>
          <w:tcPr>
            <w:tcW w:w="1737" w:type="dxa"/>
          </w:tcPr>
          <w:p w14:paraId="71F4A06C" w14:textId="77777777" w:rsidR="0041073B" w:rsidRDefault="00000000">
            <w:pPr>
              <w:jc w:val="right"/>
              <w:rPr>
                <w:sz w:val="24"/>
                <w:szCs w:val="24"/>
              </w:rPr>
            </w:pPr>
            <w:r>
              <w:rPr>
                <w:sz w:val="24"/>
                <w:szCs w:val="24"/>
              </w:rPr>
              <w:t>6</w:t>
            </w:r>
          </w:p>
        </w:tc>
        <w:tc>
          <w:tcPr>
            <w:tcW w:w="1590" w:type="dxa"/>
          </w:tcPr>
          <w:p w14:paraId="50BB51C2" w14:textId="77777777" w:rsidR="0041073B" w:rsidRDefault="00000000">
            <w:pPr>
              <w:jc w:val="right"/>
              <w:rPr>
                <w:sz w:val="24"/>
                <w:szCs w:val="24"/>
              </w:rPr>
            </w:pPr>
            <w:r>
              <w:rPr>
                <w:sz w:val="24"/>
                <w:szCs w:val="24"/>
              </w:rPr>
              <w:t>5</w:t>
            </w:r>
          </w:p>
        </w:tc>
        <w:tc>
          <w:tcPr>
            <w:tcW w:w="2136" w:type="dxa"/>
          </w:tcPr>
          <w:p w14:paraId="3D3C6980" w14:textId="77777777" w:rsidR="0041073B" w:rsidRDefault="00000000">
            <w:pPr>
              <w:jc w:val="right"/>
              <w:rPr>
                <w:sz w:val="24"/>
                <w:szCs w:val="24"/>
              </w:rPr>
            </w:pPr>
            <w:r>
              <w:rPr>
                <w:sz w:val="24"/>
                <w:szCs w:val="24"/>
              </w:rPr>
              <w:t>2</w:t>
            </w:r>
          </w:p>
        </w:tc>
        <w:tc>
          <w:tcPr>
            <w:tcW w:w="1203" w:type="dxa"/>
          </w:tcPr>
          <w:p w14:paraId="51A82E2A" w14:textId="77777777" w:rsidR="0041073B" w:rsidRDefault="00000000">
            <w:pPr>
              <w:jc w:val="right"/>
              <w:rPr>
                <w:sz w:val="24"/>
                <w:szCs w:val="24"/>
              </w:rPr>
            </w:pPr>
            <w:r>
              <w:rPr>
                <w:sz w:val="24"/>
                <w:szCs w:val="24"/>
              </w:rPr>
              <w:t>4</w:t>
            </w:r>
          </w:p>
        </w:tc>
      </w:tr>
      <w:tr w:rsidR="0041073B" w14:paraId="46E62CB2" w14:textId="77777777">
        <w:tc>
          <w:tcPr>
            <w:tcW w:w="2536" w:type="dxa"/>
          </w:tcPr>
          <w:p w14:paraId="6048EDFA" w14:textId="77777777" w:rsidR="0041073B" w:rsidRDefault="00000000">
            <w:pPr>
              <w:rPr>
                <w:sz w:val="24"/>
                <w:szCs w:val="24"/>
              </w:rPr>
            </w:pPr>
            <w:r>
              <w:rPr>
                <w:sz w:val="24"/>
                <w:szCs w:val="24"/>
              </w:rPr>
              <w:t>NotImplementedError</w:t>
            </w:r>
          </w:p>
        </w:tc>
        <w:tc>
          <w:tcPr>
            <w:tcW w:w="1737" w:type="dxa"/>
          </w:tcPr>
          <w:p w14:paraId="68DE8887" w14:textId="77777777" w:rsidR="0041073B" w:rsidRDefault="00000000">
            <w:pPr>
              <w:jc w:val="right"/>
              <w:rPr>
                <w:sz w:val="24"/>
                <w:szCs w:val="24"/>
              </w:rPr>
            </w:pPr>
            <w:r>
              <w:rPr>
                <w:sz w:val="24"/>
                <w:szCs w:val="24"/>
              </w:rPr>
              <w:t>2</w:t>
            </w:r>
          </w:p>
        </w:tc>
        <w:tc>
          <w:tcPr>
            <w:tcW w:w="1590" w:type="dxa"/>
          </w:tcPr>
          <w:p w14:paraId="3C2894C9" w14:textId="77777777" w:rsidR="0041073B" w:rsidRDefault="00000000">
            <w:pPr>
              <w:jc w:val="right"/>
              <w:rPr>
                <w:sz w:val="24"/>
                <w:szCs w:val="24"/>
              </w:rPr>
            </w:pPr>
            <w:r>
              <w:rPr>
                <w:sz w:val="24"/>
                <w:szCs w:val="24"/>
              </w:rPr>
              <w:t>1</w:t>
            </w:r>
          </w:p>
        </w:tc>
        <w:tc>
          <w:tcPr>
            <w:tcW w:w="2136" w:type="dxa"/>
          </w:tcPr>
          <w:p w14:paraId="7BE0B284" w14:textId="77777777" w:rsidR="0041073B" w:rsidRDefault="00000000">
            <w:pPr>
              <w:jc w:val="right"/>
              <w:rPr>
                <w:sz w:val="24"/>
                <w:szCs w:val="24"/>
              </w:rPr>
            </w:pPr>
            <w:r>
              <w:rPr>
                <w:sz w:val="24"/>
                <w:szCs w:val="24"/>
              </w:rPr>
              <w:t>1</w:t>
            </w:r>
          </w:p>
        </w:tc>
        <w:tc>
          <w:tcPr>
            <w:tcW w:w="1203" w:type="dxa"/>
          </w:tcPr>
          <w:p w14:paraId="762D6770" w14:textId="77777777" w:rsidR="0041073B" w:rsidRDefault="00000000">
            <w:pPr>
              <w:jc w:val="right"/>
              <w:rPr>
                <w:sz w:val="24"/>
                <w:szCs w:val="24"/>
              </w:rPr>
            </w:pPr>
            <w:r>
              <w:rPr>
                <w:sz w:val="24"/>
                <w:szCs w:val="24"/>
              </w:rPr>
              <w:t>1</w:t>
            </w:r>
          </w:p>
        </w:tc>
      </w:tr>
      <w:tr w:rsidR="0041073B" w14:paraId="68898DAA" w14:textId="77777777">
        <w:tc>
          <w:tcPr>
            <w:tcW w:w="2536" w:type="dxa"/>
          </w:tcPr>
          <w:p w14:paraId="074D8FFE" w14:textId="77777777" w:rsidR="0041073B" w:rsidRDefault="00000000">
            <w:pPr>
              <w:rPr>
                <w:sz w:val="24"/>
                <w:szCs w:val="24"/>
              </w:rPr>
            </w:pPr>
            <w:r>
              <w:rPr>
                <w:sz w:val="24"/>
                <w:szCs w:val="24"/>
              </w:rPr>
              <w:t>OverflowError</w:t>
            </w:r>
          </w:p>
        </w:tc>
        <w:tc>
          <w:tcPr>
            <w:tcW w:w="1737" w:type="dxa"/>
          </w:tcPr>
          <w:p w14:paraId="4599C942" w14:textId="77777777" w:rsidR="0041073B" w:rsidRDefault="00000000">
            <w:pPr>
              <w:jc w:val="right"/>
              <w:rPr>
                <w:sz w:val="24"/>
                <w:szCs w:val="24"/>
              </w:rPr>
            </w:pPr>
            <w:r>
              <w:rPr>
                <w:sz w:val="24"/>
                <w:szCs w:val="24"/>
              </w:rPr>
              <w:t>0</w:t>
            </w:r>
          </w:p>
        </w:tc>
        <w:tc>
          <w:tcPr>
            <w:tcW w:w="1590" w:type="dxa"/>
          </w:tcPr>
          <w:p w14:paraId="37CAB57B" w14:textId="77777777" w:rsidR="0041073B" w:rsidRDefault="00000000">
            <w:pPr>
              <w:jc w:val="right"/>
              <w:rPr>
                <w:sz w:val="24"/>
                <w:szCs w:val="24"/>
              </w:rPr>
            </w:pPr>
            <w:r>
              <w:rPr>
                <w:sz w:val="24"/>
                <w:szCs w:val="24"/>
              </w:rPr>
              <w:t>1</w:t>
            </w:r>
          </w:p>
        </w:tc>
        <w:tc>
          <w:tcPr>
            <w:tcW w:w="2136" w:type="dxa"/>
          </w:tcPr>
          <w:p w14:paraId="76A0F49D" w14:textId="77777777" w:rsidR="0041073B" w:rsidRDefault="00000000">
            <w:pPr>
              <w:jc w:val="right"/>
              <w:rPr>
                <w:sz w:val="24"/>
                <w:szCs w:val="24"/>
              </w:rPr>
            </w:pPr>
            <w:r>
              <w:rPr>
                <w:sz w:val="24"/>
                <w:szCs w:val="24"/>
              </w:rPr>
              <w:t>0</w:t>
            </w:r>
          </w:p>
        </w:tc>
        <w:tc>
          <w:tcPr>
            <w:tcW w:w="1203" w:type="dxa"/>
          </w:tcPr>
          <w:p w14:paraId="17D52F70" w14:textId="77777777" w:rsidR="0041073B" w:rsidRDefault="00000000">
            <w:pPr>
              <w:jc w:val="right"/>
              <w:rPr>
                <w:sz w:val="24"/>
                <w:szCs w:val="24"/>
              </w:rPr>
            </w:pPr>
            <w:r>
              <w:rPr>
                <w:sz w:val="24"/>
                <w:szCs w:val="24"/>
              </w:rPr>
              <w:t>0</w:t>
            </w:r>
          </w:p>
        </w:tc>
      </w:tr>
      <w:tr w:rsidR="0041073B" w14:paraId="23633C24" w14:textId="77777777">
        <w:tc>
          <w:tcPr>
            <w:tcW w:w="2536" w:type="dxa"/>
          </w:tcPr>
          <w:p w14:paraId="000C9285" w14:textId="77777777" w:rsidR="0041073B" w:rsidRDefault="00000000">
            <w:pPr>
              <w:rPr>
                <w:sz w:val="24"/>
                <w:szCs w:val="24"/>
              </w:rPr>
            </w:pPr>
            <w:r>
              <w:rPr>
                <w:sz w:val="24"/>
                <w:szCs w:val="24"/>
              </w:rPr>
              <w:t>QhullError</w:t>
            </w:r>
          </w:p>
        </w:tc>
        <w:tc>
          <w:tcPr>
            <w:tcW w:w="1737" w:type="dxa"/>
          </w:tcPr>
          <w:p w14:paraId="7D5DB109" w14:textId="77777777" w:rsidR="0041073B" w:rsidRDefault="00000000">
            <w:pPr>
              <w:jc w:val="right"/>
              <w:rPr>
                <w:sz w:val="24"/>
                <w:szCs w:val="24"/>
              </w:rPr>
            </w:pPr>
            <w:r>
              <w:rPr>
                <w:sz w:val="24"/>
                <w:szCs w:val="24"/>
              </w:rPr>
              <w:t>0</w:t>
            </w:r>
          </w:p>
        </w:tc>
        <w:tc>
          <w:tcPr>
            <w:tcW w:w="1590" w:type="dxa"/>
          </w:tcPr>
          <w:p w14:paraId="0E5D935F" w14:textId="77777777" w:rsidR="0041073B" w:rsidRDefault="00000000">
            <w:pPr>
              <w:jc w:val="right"/>
              <w:rPr>
                <w:sz w:val="24"/>
                <w:szCs w:val="24"/>
              </w:rPr>
            </w:pPr>
            <w:r>
              <w:rPr>
                <w:sz w:val="24"/>
                <w:szCs w:val="24"/>
              </w:rPr>
              <w:t>1</w:t>
            </w:r>
          </w:p>
        </w:tc>
        <w:tc>
          <w:tcPr>
            <w:tcW w:w="2136" w:type="dxa"/>
          </w:tcPr>
          <w:p w14:paraId="36EB5065" w14:textId="77777777" w:rsidR="0041073B" w:rsidRDefault="00000000">
            <w:pPr>
              <w:jc w:val="right"/>
              <w:rPr>
                <w:sz w:val="24"/>
                <w:szCs w:val="24"/>
              </w:rPr>
            </w:pPr>
            <w:r>
              <w:rPr>
                <w:sz w:val="24"/>
                <w:szCs w:val="24"/>
              </w:rPr>
              <w:t>1</w:t>
            </w:r>
          </w:p>
        </w:tc>
        <w:tc>
          <w:tcPr>
            <w:tcW w:w="1203" w:type="dxa"/>
          </w:tcPr>
          <w:p w14:paraId="7C7804F6" w14:textId="77777777" w:rsidR="0041073B" w:rsidRDefault="00000000">
            <w:pPr>
              <w:jc w:val="right"/>
              <w:rPr>
                <w:sz w:val="24"/>
                <w:szCs w:val="24"/>
              </w:rPr>
            </w:pPr>
            <w:r>
              <w:rPr>
                <w:sz w:val="24"/>
                <w:szCs w:val="24"/>
              </w:rPr>
              <w:t>0</w:t>
            </w:r>
          </w:p>
        </w:tc>
      </w:tr>
      <w:tr w:rsidR="0041073B" w14:paraId="41277FFF" w14:textId="77777777">
        <w:tc>
          <w:tcPr>
            <w:tcW w:w="2536" w:type="dxa"/>
          </w:tcPr>
          <w:p w14:paraId="310704C6" w14:textId="77777777" w:rsidR="0041073B" w:rsidRDefault="00000000">
            <w:pPr>
              <w:rPr>
                <w:sz w:val="24"/>
                <w:szCs w:val="24"/>
              </w:rPr>
            </w:pPr>
            <w:r>
              <w:rPr>
                <w:sz w:val="24"/>
                <w:szCs w:val="24"/>
              </w:rPr>
              <w:t>RecursionError</w:t>
            </w:r>
          </w:p>
        </w:tc>
        <w:tc>
          <w:tcPr>
            <w:tcW w:w="1737" w:type="dxa"/>
          </w:tcPr>
          <w:p w14:paraId="754EF5A5" w14:textId="77777777" w:rsidR="0041073B" w:rsidRDefault="00000000">
            <w:pPr>
              <w:jc w:val="right"/>
              <w:rPr>
                <w:sz w:val="24"/>
                <w:szCs w:val="24"/>
              </w:rPr>
            </w:pPr>
            <w:r>
              <w:rPr>
                <w:sz w:val="24"/>
                <w:szCs w:val="24"/>
              </w:rPr>
              <w:t>0</w:t>
            </w:r>
          </w:p>
        </w:tc>
        <w:tc>
          <w:tcPr>
            <w:tcW w:w="1590" w:type="dxa"/>
          </w:tcPr>
          <w:p w14:paraId="7132B359" w14:textId="77777777" w:rsidR="0041073B" w:rsidRDefault="00000000">
            <w:pPr>
              <w:jc w:val="right"/>
              <w:rPr>
                <w:sz w:val="24"/>
                <w:szCs w:val="24"/>
              </w:rPr>
            </w:pPr>
            <w:r>
              <w:rPr>
                <w:sz w:val="24"/>
                <w:szCs w:val="24"/>
              </w:rPr>
              <w:t>1</w:t>
            </w:r>
          </w:p>
        </w:tc>
        <w:tc>
          <w:tcPr>
            <w:tcW w:w="2136" w:type="dxa"/>
          </w:tcPr>
          <w:p w14:paraId="411759A3" w14:textId="77777777" w:rsidR="0041073B" w:rsidRDefault="00000000">
            <w:pPr>
              <w:jc w:val="right"/>
              <w:rPr>
                <w:sz w:val="24"/>
                <w:szCs w:val="24"/>
              </w:rPr>
            </w:pPr>
            <w:r>
              <w:rPr>
                <w:sz w:val="24"/>
                <w:szCs w:val="24"/>
              </w:rPr>
              <w:t>0</w:t>
            </w:r>
          </w:p>
        </w:tc>
        <w:tc>
          <w:tcPr>
            <w:tcW w:w="1203" w:type="dxa"/>
          </w:tcPr>
          <w:p w14:paraId="37D6A93E" w14:textId="77777777" w:rsidR="0041073B" w:rsidRDefault="00000000">
            <w:pPr>
              <w:jc w:val="right"/>
              <w:rPr>
                <w:sz w:val="24"/>
                <w:szCs w:val="24"/>
              </w:rPr>
            </w:pPr>
            <w:r>
              <w:rPr>
                <w:sz w:val="24"/>
                <w:szCs w:val="24"/>
              </w:rPr>
              <w:t>0</w:t>
            </w:r>
          </w:p>
        </w:tc>
      </w:tr>
      <w:tr w:rsidR="0041073B" w14:paraId="087FEEC4" w14:textId="77777777">
        <w:tc>
          <w:tcPr>
            <w:tcW w:w="2536" w:type="dxa"/>
          </w:tcPr>
          <w:p w14:paraId="236636A0" w14:textId="77777777" w:rsidR="0041073B" w:rsidRDefault="00000000">
            <w:pPr>
              <w:rPr>
                <w:sz w:val="24"/>
                <w:szCs w:val="24"/>
              </w:rPr>
            </w:pPr>
            <w:r>
              <w:rPr>
                <w:sz w:val="24"/>
                <w:szCs w:val="24"/>
              </w:rPr>
              <w:t>RuntimeError</w:t>
            </w:r>
          </w:p>
        </w:tc>
        <w:tc>
          <w:tcPr>
            <w:tcW w:w="1737" w:type="dxa"/>
          </w:tcPr>
          <w:p w14:paraId="234A5B90" w14:textId="77777777" w:rsidR="0041073B" w:rsidRDefault="00000000">
            <w:pPr>
              <w:jc w:val="right"/>
              <w:rPr>
                <w:sz w:val="24"/>
                <w:szCs w:val="24"/>
              </w:rPr>
            </w:pPr>
            <w:r>
              <w:rPr>
                <w:sz w:val="24"/>
                <w:szCs w:val="24"/>
              </w:rPr>
              <w:t>11</w:t>
            </w:r>
          </w:p>
        </w:tc>
        <w:tc>
          <w:tcPr>
            <w:tcW w:w="1590" w:type="dxa"/>
          </w:tcPr>
          <w:p w14:paraId="76A76911" w14:textId="77777777" w:rsidR="0041073B" w:rsidRDefault="00000000">
            <w:pPr>
              <w:jc w:val="right"/>
              <w:rPr>
                <w:sz w:val="24"/>
                <w:szCs w:val="24"/>
              </w:rPr>
            </w:pPr>
            <w:r>
              <w:rPr>
                <w:sz w:val="24"/>
                <w:szCs w:val="24"/>
              </w:rPr>
              <w:t>7</w:t>
            </w:r>
          </w:p>
        </w:tc>
        <w:tc>
          <w:tcPr>
            <w:tcW w:w="2136" w:type="dxa"/>
          </w:tcPr>
          <w:p w14:paraId="0F76B581" w14:textId="77777777" w:rsidR="0041073B" w:rsidRDefault="00000000">
            <w:pPr>
              <w:jc w:val="right"/>
              <w:rPr>
                <w:sz w:val="24"/>
                <w:szCs w:val="24"/>
              </w:rPr>
            </w:pPr>
            <w:r>
              <w:rPr>
                <w:sz w:val="24"/>
                <w:szCs w:val="24"/>
              </w:rPr>
              <w:t>7</w:t>
            </w:r>
          </w:p>
        </w:tc>
        <w:tc>
          <w:tcPr>
            <w:tcW w:w="1203" w:type="dxa"/>
          </w:tcPr>
          <w:p w14:paraId="581DC0F2" w14:textId="77777777" w:rsidR="0041073B" w:rsidRDefault="00000000">
            <w:pPr>
              <w:jc w:val="right"/>
              <w:rPr>
                <w:sz w:val="24"/>
                <w:szCs w:val="24"/>
              </w:rPr>
            </w:pPr>
            <w:r>
              <w:rPr>
                <w:sz w:val="24"/>
                <w:szCs w:val="24"/>
              </w:rPr>
              <w:t>4</w:t>
            </w:r>
          </w:p>
        </w:tc>
      </w:tr>
      <w:tr w:rsidR="0041073B" w14:paraId="0927E329" w14:textId="77777777">
        <w:tc>
          <w:tcPr>
            <w:tcW w:w="2536" w:type="dxa"/>
          </w:tcPr>
          <w:p w14:paraId="2EF7896E" w14:textId="77777777" w:rsidR="0041073B" w:rsidRDefault="00000000">
            <w:pPr>
              <w:rPr>
                <w:sz w:val="24"/>
                <w:szCs w:val="24"/>
              </w:rPr>
            </w:pPr>
            <w:r>
              <w:rPr>
                <w:sz w:val="24"/>
                <w:szCs w:val="24"/>
              </w:rPr>
              <w:t>SyntaxError</w:t>
            </w:r>
          </w:p>
        </w:tc>
        <w:tc>
          <w:tcPr>
            <w:tcW w:w="1737" w:type="dxa"/>
          </w:tcPr>
          <w:p w14:paraId="69600B96" w14:textId="77777777" w:rsidR="0041073B" w:rsidRDefault="00000000">
            <w:pPr>
              <w:jc w:val="right"/>
              <w:rPr>
                <w:sz w:val="24"/>
                <w:szCs w:val="24"/>
              </w:rPr>
            </w:pPr>
            <w:r>
              <w:rPr>
                <w:sz w:val="24"/>
                <w:szCs w:val="24"/>
              </w:rPr>
              <w:t>24</w:t>
            </w:r>
          </w:p>
        </w:tc>
        <w:tc>
          <w:tcPr>
            <w:tcW w:w="1590" w:type="dxa"/>
          </w:tcPr>
          <w:p w14:paraId="24A97666" w14:textId="77777777" w:rsidR="0041073B" w:rsidRDefault="00000000">
            <w:pPr>
              <w:jc w:val="right"/>
              <w:rPr>
                <w:sz w:val="24"/>
                <w:szCs w:val="24"/>
              </w:rPr>
            </w:pPr>
            <w:r>
              <w:rPr>
                <w:sz w:val="24"/>
                <w:szCs w:val="24"/>
              </w:rPr>
              <w:t>4</w:t>
            </w:r>
          </w:p>
        </w:tc>
        <w:tc>
          <w:tcPr>
            <w:tcW w:w="2136" w:type="dxa"/>
          </w:tcPr>
          <w:p w14:paraId="142FF907" w14:textId="77777777" w:rsidR="0041073B" w:rsidRDefault="00000000">
            <w:pPr>
              <w:jc w:val="right"/>
              <w:rPr>
                <w:sz w:val="24"/>
                <w:szCs w:val="24"/>
              </w:rPr>
            </w:pPr>
            <w:r>
              <w:rPr>
                <w:sz w:val="24"/>
                <w:szCs w:val="24"/>
              </w:rPr>
              <w:t>4</w:t>
            </w:r>
          </w:p>
        </w:tc>
        <w:tc>
          <w:tcPr>
            <w:tcW w:w="1203" w:type="dxa"/>
          </w:tcPr>
          <w:p w14:paraId="0F715072" w14:textId="77777777" w:rsidR="0041073B" w:rsidRDefault="00000000">
            <w:pPr>
              <w:jc w:val="right"/>
              <w:rPr>
                <w:sz w:val="24"/>
                <w:szCs w:val="24"/>
              </w:rPr>
            </w:pPr>
            <w:r>
              <w:rPr>
                <w:sz w:val="24"/>
                <w:szCs w:val="24"/>
              </w:rPr>
              <w:t>20</w:t>
            </w:r>
          </w:p>
        </w:tc>
      </w:tr>
      <w:tr w:rsidR="0041073B" w14:paraId="2D7F4BAC" w14:textId="77777777">
        <w:tc>
          <w:tcPr>
            <w:tcW w:w="2536" w:type="dxa"/>
          </w:tcPr>
          <w:p w14:paraId="5A4242C8" w14:textId="77777777" w:rsidR="0041073B" w:rsidRDefault="00000000">
            <w:pPr>
              <w:rPr>
                <w:sz w:val="24"/>
                <w:szCs w:val="24"/>
              </w:rPr>
            </w:pPr>
            <w:r>
              <w:rPr>
                <w:sz w:val="24"/>
                <w:szCs w:val="24"/>
              </w:rPr>
              <w:t>TimeoutError</w:t>
            </w:r>
          </w:p>
        </w:tc>
        <w:tc>
          <w:tcPr>
            <w:tcW w:w="1737" w:type="dxa"/>
          </w:tcPr>
          <w:p w14:paraId="3B08D6E9" w14:textId="77777777" w:rsidR="0041073B" w:rsidRDefault="00000000">
            <w:pPr>
              <w:jc w:val="right"/>
              <w:rPr>
                <w:sz w:val="24"/>
                <w:szCs w:val="24"/>
              </w:rPr>
            </w:pPr>
            <w:r>
              <w:rPr>
                <w:sz w:val="24"/>
                <w:szCs w:val="24"/>
              </w:rPr>
              <w:t>14</w:t>
            </w:r>
          </w:p>
        </w:tc>
        <w:tc>
          <w:tcPr>
            <w:tcW w:w="1590" w:type="dxa"/>
          </w:tcPr>
          <w:p w14:paraId="5D2983D5" w14:textId="77777777" w:rsidR="0041073B" w:rsidRDefault="00000000">
            <w:pPr>
              <w:jc w:val="right"/>
              <w:rPr>
                <w:sz w:val="24"/>
                <w:szCs w:val="24"/>
              </w:rPr>
            </w:pPr>
            <w:r>
              <w:rPr>
                <w:sz w:val="24"/>
                <w:szCs w:val="24"/>
              </w:rPr>
              <w:t>0</w:t>
            </w:r>
          </w:p>
        </w:tc>
        <w:tc>
          <w:tcPr>
            <w:tcW w:w="2136" w:type="dxa"/>
          </w:tcPr>
          <w:p w14:paraId="1CB35E65" w14:textId="77777777" w:rsidR="0041073B" w:rsidRDefault="00000000">
            <w:pPr>
              <w:jc w:val="right"/>
              <w:rPr>
                <w:sz w:val="24"/>
                <w:szCs w:val="24"/>
              </w:rPr>
            </w:pPr>
            <w:r>
              <w:rPr>
                <w:sz w:val="24"/>
                <w:szCs w:val="24"/>
              </w:rPr>
              <w:t>0</w:t>
            </w:r>
          </w:p>
        </w:tc>
        <w:tc>
          <w:tcPr>
            <w:tcW w:w="1203" w:type="dxa"/>
          </w:tcPr>
          <w:p w14:paraId="2838FE44" w14:textId="77777777" w:rsidR="0041073B" w:rsidRDefault="00000000">
            <w:pPr>
              <w:jc w:val="right"/>
              <w:rPr>
                <w:sz w:val="24"/>
                <w:szCs w:val="24"/>
              </w:rPr>
            </w:pPr>
            <w:r>
              <w:rPr>
                <w:sz w:val="24"/>
                <w:szCs w:val="24"/>
              </w:rPr>
              <w:t>14</w:t>
            </w:r>
          </w:p>
        </w:tc>
      </w:tr>
      <w:tr w:rsidR="0041073B" w14:paraId="6AA50BC7" w14:textId="77777777">
        <w:tc>
          <w:tcPr>
            <w:tcW w:w="2536" w:type="dxa"/>
          </w:tcPr>
          <w:p w14:paraId="0786DE94" w14:textId="77777777" w:rsidR="0041073B" w:rsidRDefault="00000000">
            <w:pPr>
              <w:rPr>
                <w:sz w:val="24"/>
                <w:szCs w:val="24"/>
              </w:rPr>
            </w:pPr>
            <w:r>
              <w:rPr>
                <w:sz w:val="24"/>
                <w:szCs w:val="24"/>
              </w:rPr>
              <w:lastRenderedPageBreak/>
              <w:t>TypeError</w:t>
            </w:r>
          </w:p>
        </w:tc>
        <w:tc>
          <w:tcPr>
            <w:tcW w:w="1737" w:type="dxa"/>
          </w:tcPr>
          <w:p w14:paraId="5C15861E" w14:textId="77777777" w:rsidR="0041073B" w:rsidRDefault="00000000">
            <w:pPr>
              <w:jc w:val="right"/>
              <w:rPr>
                <w:sz w:val="24"/>
                <w:szCs w:val="24"/>
              </w:rPr>
            </w:pPr>
            <w:r>
              <w:rPr>
                <w:sz w:val="24"/>
                <w:szCs w:val="24"/>
              </w:rPr>
              <w:t>80</w:t>
            </w:r>
          </w:p>
        </w:tc>
        <w:tc>
          <w:tcPr>
            <w:tcW w:w="1590" w:type="dxa"/>
          </w:tcPr>
          <w:p w14:paraId="40C70923" w14:textId="77777777" w:rsidR="0041073B" w:rsidRDefault="00000000">
            <w:pPr>
              <w:jc w:val="right"/>
              <w:rPr>
                <w:sz w:val="24"/>
                <w:szCs w:val="24"/>
              </w:rPr>
            </w:pPr>
            <w:r>
              <w:rPr>
                <w:sz w:val="24"/>
                <w:szCs w:val="24"/>
              </w:rPr>
              <w:t>85</w:t>
            </w:r>
          </w:p>
        </w:tc>
        <w:tc>
          <w:tcPr>
            <w:tcW w:w="2136" w:type="dxa"/>
          </w:tcPr>
          <w:p w14:paraId="2EB64E32" w14:textId="77777777" w:rsidR="0041073B" w:rsidRDefault="00000000">
            <w:pPr>
              <w:jc w:val="right"/>
              <w:rPr>
                <w:sz w:val="24"/>
                <w:szCs w:val="24"/>
              </w:rPr>
            </w:pPr>
            <w:r>
              <w:rPr>
                <w:sz w:val="24"/>
                <w:szCs w:val="24"/>
              </w:rPr>
              <w:t>84</w:t>
            </w:r>
          </w:p>
        </w:tc>
        <w:tc>
          <w:tcPr>
            <w:tcW w:w="1203" w:type="dxa"/>
          </w:tcPr>
          <w:p w14:paraId="22E29CC6" w14:textId="77777777" w:rsidR="0041073B" w:rsidRDefault="00000000">
            <w:pPr>
              <w:jc w:val="right"/>
              <w:rPr>
                <w:sz w:val="24"/>
                <w:szCs w:val="24"/>
              </w:rPr>
            </w:pPr>
            <w:r>
              <w:rPr>
                <w:sz w:val="24"/>
                <w:szCs w:val="24"/>
              </w:rPr>
              <w:t>0</w:t>
            </w:r>
          </w:p>
        </w:tc>
      </w:tr>
      <w:tr w:rsidR="0041073B" w14:paraId="63A5662C" w14:textId="77777777">
        <w:tc>
          <w:tcPr>
            <w:tcW w:w="2536" w:type="dxa"/>
          </w:tcPr>
          <w:p w14:paraId="58C1C5CE" w14:textId="77777777" w:rsidR="0041073B" w:rsidRDefault="00000000">
            <w:pPr>
              <w:rPr>
                <w:sz w:val="24"/>
                <w:szCs w:val="24"/>
              </w:rPr>
            </w:pPr>
            <w:r>
              <w:rPr>
                <w:sz w:val="24"/>
                <w:szCs w:val="24"/>
              </w:rPr>
              <w:t>UFuncTypeError</w:t>
            </w:r>
          </w:p>
        </w:tc>
        <w:tc>
          <w:tcPr>
            <w:tcW w:w="1737" w:type="dxa"/>
          </w:tcPr>
          <w:p w14:paraId="1CCE5AFC" w14:textId="77777777" w:rsidR="0041073B" w:rsidRDefault="00000000">
            <w:pPr>
              <w:jc w:val="right"/>
              <w:rPr>
                <w:sz w:val="24"/>
                <w:szCs w:val="24"/>
              </w:rPr>
            </w:pPr>
            <w:r>
              <w:rPr>
                <w:sz w:val="24"/>
                <w:szCs w:val="24"/>
              </w:rPr>
              <w:t>0</w:t>
            </w:r>
          </w:p>
        </w:tc>
        <w:tc>
          <w:tcPr>
            <w:tcW w:w="1590" w:type="dxa"/>
          </w:tcPr>
          <w:p w14:paraId="338545A5" w14:textId="77777777" w:rsidR="0041073B" w:rsidRDefault="00000000">
            <w:pPr>
              <w:jc w:val="right"/>
              <w:rPr>
                <w:sz w:val="24"/>
                <w:szCs w:val="24"/>
              </w:rPr>
            </w:pPr>
            <w:r>
              <w:rPr>
                <w:sz w:val="24"/>
                <w:szCs w:val="24"/>
              </w:rPr>
              <w:t>4</w:t>
            </w:r>
          </w:p>
        </w:tc>
        <w:tc>
          <w:tcPr>
            <w:tcW w:w="2136" w:type="dxa"/>
          </w:tcPr>
          <w:p w14:paraId="1ACDAB74" w14:textId="77777777" w:rsidR="0041073B" w:rsidRDefault="00000000">
            <w:pPr>
              <w:jc w:val="right"/>
              <w:rPr>
                <w:sz w:val="24"/>
                <w:szCs w:val="24"/>
              </w:rPr>
            </w:pPr>
            <w:r>
              <w:rPr>
                <w:sz w:val="24"/>
                <w:szCs w:val="24"/>
              </w:rPr>
              <w:t>4</w:t>
            </w:r>
          </w:p>
        </w:tc>
        <w:tc>
          <w:tcPr>
            <w:tcW w:w="1203" w:type="dxa"/>
          </w:tcPr>
          <w:p w14:paraId="5F3732D1" w14:textId="77777777" w:rsidR="0041073B" w:rsidRDefault="00000000">
            <w:pPr>
              <w:jc w:val="right"/>
              <w:rPr>
                <w:sz w:val="24"/>
                <w:szCs w:val="24"/>
              </w:rPr>
            </w:pPr>
            <w:r>
              <w:rPr>
                <w:sz w:val="24"/>
                <w:szCs w:val="24"/>
              </w:rPr>
              <w:t>0</w:t>
            </w:r>
          </w:p>
        </w:tc>
      </w:tr>
      <w:tr w:rsidR="0041073B" w14:paraId="463C0A36" w14:textId="77777777">
        <w:tc>
          <w:tcPr>
            <w:tcW w:w="2536" w:type="dxa"/>
          </w:tcPr>
          <w:p w14:paraId="5B4D958D" w14:textId="77777777" w:rsidR="0041073B" w:rsidRDefault="00000000">
            <w:pPr>
              <w:rPr>
                <w:sz w:val="24"/>
                <w:szCs w:val="24"/>
              </w:rPr>
            </w:pPr>
            <w:r>
              <w:rPr>
                <w:sz w:val="24"/>
                <w:szCs w:val="24"/>
              </w:rPr>
              <w:t>UnboundLocalError</w:t>
            </w:r>
          </w:p>
        </w:tc>
        <w:tc>
          <w:tcPr>
            <w:tcW w:w="1737" w:type="dxa"/>
          </w:tcPr>
          <w:p w14:paraId="4A6F2DD2" w14:textId="77777777" w:rsidR="0041073B" w:rsidRDefault="00000000">
            <w:pPr>
              <w:jc w:val="right"/>
              <w:rPr>
                <w:sz w:val="24"/>
                <w:szCs w:val="24"/>
              </w:rPr>
            </w:pPr>
            <w:r>
              <w:rPr>
                <w:sz w:val="24"/>
                <w:szCs w:val="24"/>
              </w:rPr>
              <w:t>1</w:t>
            </w:r>
          </w:p>
        </w:tc>
        <w:tc>
          <w:tcPr>
            <w:tcW w:w="1590" w:type="dxa"/>
          </w:tcPr>
          <w:p w14:paraId="263DA4D6" w14:textId="77777777" w:rsidR="0041073B" w:rsidRDefault="00000000">
            <w:pPr>
              <w:jc w:val="right"/>
              <w:rPr>
                <w:sz w:val="24"/>
                <w:szCs w:val="24"/>
              </w:rPr>
            </w:pPr>
            <w:r>
              <w:rPr>
                <w:sz w:val="24"/>
                <w:szCs w:val="24"/>
              </w:rPr>
              <w:t>0</w:t>
            </w:r>
          </w:p>
        </w:tc>
        <w:tc>
          <w:tcPr>
            <w:tcW w:w="2136" w:type="dxa"/>
          </w:tcPr>
          <w:p w14:paraId="25E96D87" w14:textId="77777777" w:rsidR="0041073B" w:rsidRDefault="00000000">
            <w:pPr>
              <w:jc w:val="right"/>
              <w:rPr>
                <w:sz w:val="24"/>
                <w:szCs w:val="24"/>
              </w:rPr>
            </w:pPr>
            <w:r>
              <w:rPr>
                <w:sz w:val="24"/>
                <w:szCs w:val="24"/>
              </w:rPr>
              <w:t>0</w:t>
            </w:r>
          </w:p>
        </w:tc>
        <w:tc>
          <w:tcPr>
            <w:tcW w:w="1203" w:type="dxa"/>
          </w:tcPr>
          <w:p w14:paraId="071B87F9" w14:textId="77777777" w:rsidR="0041073B" w:rsidRDefault="00000000">
            <w:pPr>
              <w:jc w:val="right"/>
              <w:rPr>
                <w:sz w:val="24"/>
                <w:szCs w:val="24"/>
              </w:rPr>
            </w:pPr>
            <w:r>
              <w:rPr>
                <w:sz w:val="24"/>
                <w:szCs w:val="24"/>
              </w:rPr>
              <w:t>1</w:t>
            </w:r>
          </w:p>
        </w:tc>
      </w:tr>
      <w:tr w:rsidR="0041073B" w14:paraId="2E28CDBF" w14:textId="77777777">
        <w:tc>
          <w:tcPr>
            <w:tcW w:w="2536" w:type="dxa"/>
          </w:tcPr>
          <w:p w14:paraId="0860A0A6" w14:textId="77777777" w:rsidR="0041073B" w:rsidRDefault="00000000">
            <w:pPr>
              <w:rPr>
                <w:sz w:val="24"/>
                <w:szCs w:val="24"/>
              </w:rPr>
            </w:pPr>
            <w:r>
              <w:rPr>
                <w:sz w:val="24"/>
                <w:szCs w:val="24"/>
              </w:rPr>
              <w:t>UnidentifiedImageError</w:t>
            </w:r>
          </w:p>
        </w:tc>
        <w:tc>
          <w:tcPr>
            <w:tcW w:w="1737" w:type="dxa"/>
          </w:tcPr>
          <w:p w14:paraId="7DFFAA69" w14:textId="77777777" w:rsidR="0041073B" w:rsidRDefault="00000000">
            <w:pPr>
              <w:jc w:val="right"/>
              <w:rPr>
                <w:sz w:val="24"/>
                <w:szCs w:val="24"/>
              </w:rPr>
            </w:pPr>
            <w:r>
              <w:rPr>
                <w:sz w:val="24"/>
                <w:szCs w:val="24"/>
              </w:rPr>
              <w:t>1</w:t>
            </w:r>
          </w:p>
        </w:tc>
        <w:tc>
          <w:tcPr>
            <w:tcW w:w="1590" w:type="dxa"/>
          </w:tcPr>
          <w:p w14:paraId="5439817E" w14:textId="77777777" w:rsidR="0041073B" w:rsidRDefault="00000000">
            <w:pPr>
              <w:jc w:val="right"/>
              <w:rPr>
                <w:sz w:val="24"/>
                <w:szCs w:val="24"/>
              </w:rPr>
            </w:pPr>
            <w:r>
              <w:rPr>
                <w:sz w:val="24"/>
                <w:szCs w:val="24"/>
              </w:rPr>
              <w:t>0</w:t>
            </w:r>
          </w:p>
        </w:tc>
        <w:tc>
          <w:tcPr>
            <w:tcW w:w="2136" w:type="dxa"/>
          </w:tcPr>
          <w:p w14:paraId="3D29A8A6" w14:textId="77777777" w:rsidR="0041073B" w:rsidRDefault="00000000">
            <w:pPr>
              <w:jc w:val="right"/>
              <w:rPr>
                <w:sz w:val="24"/>
                <w:szCs w:val="24"/>
              </w:rPr>
            </w:pPr>
            <w:r>
              <w:rPr>
                <w:sz w:val="24"/>
                <w:szCs w:val="24"/>
              </w:rPr>
              <w:t>0</w:t>
            </w:r>
          </w:p>
        </w:tc>
        <w:tc>
          <w:tcPr>
            <w:tcW w:w="1203" w:type="dxa"/>
          </w:tcPr>
          <w:p w14:paraId="0237B509" w14:textId="77777777" w:rsidR="0041073B" w:rsidRDefault="00000000">
            <w:pPr>
              <w:jc w:val="right"/>
              <w:rPr>
                <w:sz w:val="24"/>
                <w:szCs w:val="24"/>
              </w:rPr>
            </w:pPr>
            <w:r>
              <w:rPr>
                <w:sz w:val="24"/>
                <w:szCs w:val="24"/>
              </w:rPr>
              <w:t>1</w:t>
            </w:r>
          </w:p>
        </w:tc>
      </w:tr>
      <w:tr w:rsidR="0041073B" w14:paraId="4E5E0038" w14:textId="77777777">
        <w:tc>
          <w:tcPr>
            <w:tcW w:w="2536" w:type="dxa"/>
          </w:tcPr>
          <w:p w14:paraId="6E69EA0F" w14:textId="77777777" w:rsidR="0041073B" w:rsidRDefault="00000000">
            <w:pPr>
              <w:rPr>
                <w:sz w:val="24"/>
                <w:szCs w:val="24"/>
              </w:rPr>
            </w:pPr>
            <w:r>
              <w:rPr>
                <w:sz w:val="24"/>
                <w:szCs w:val="24"/>
              </w:rPr>
              <w:t>ValueError</w:t>
            </w:r>
          </w:p>
        </w:tc>
        <w:tc>
          <w:tcPr>
            <w:tcW w:w="1737" w:type="dxa"/>
          </w:tcPr>
          <w:p w14:paraId="704531D7" w14:textId="77777777" w:rsidR="0041073B" w:rsidRDefault="00000000">
            <w:pPr>
              <w:jc w:val="right"/>
              <w:rPr>
                <w:sz w:val="24"/>
                <w:szCs w:val="24"/>
              </w:rPr>
            </w:pPr>
            <w:r>
              <w:rPr>
                <w:sz w:val="24"/>
                <w:szCs w:val="24"/>
              </w:rPr>
              <w:t>61</w:t>
            </w:r>
          </w:p>
        </w:tc>
        <w:tc>
          <w:tcPr>
            <w:tcW w:w="1590" w:type="dxa"/>
          </w:tcPr>
          <w:p w14:paraId="2995F0A1" w14:textId="77777777" w:rsidR="0041073B" w:rsidRDefault="00000000">
            <w:pPr>
              <w:jc w:val="right"/>
              <w:rPr>
                <w:sz w:val="24"/>
                <w:szCs w:val="24"/>
              </w:rPr>
            </w:pPr>
            <w:r>
              <w:rPr>
                <w:sz w:val="24"/>
                <w:szCs w:val="24"/>
              </w:rPr>
              <w:t>62</w:t>
            </w:r>
          </w:p>
        </w:tc>
        <w:tc>
          <w:tcPr>
            <w:tcW w:w="2136" w:type="dxa"/>
          </w:tcPr>
          <w:p w14:paraId="783D1D23" w14:textId="77777777" w:rsidR="0041073B" w:rsidRDefault="00000000">
            <w:pPr>
              <w:jc w:val="right"/>
              <w:rPr>
                <w:sz w:val="24"/>
                <w:szCs w:val="24"/>
              </w:rPr>
            </w:pPr>
            <w:r>
              <w:rPr>
                <w:sz w:val="24"/>
                <w:szCs w:val="24"/>
              </w:rPr>
              <w:t>55</w:t>
            </w:r>
          </w:p>
        </w:tc>
        <w:tc>
          <w:tcPr>
            <w:tcW w:w="1203" w:type="dxa"/>
          </w:tcPr>
          <w:p w14:paraId="5B93C0F3" w14:textId="77777777" w:rsidR="0041073B" w:rsidRDefault="00000000">
            <w:pPr>
              <w:jc w:val="right"/>
              <w:rPr>
                <w:sz w:val="24"/>
                <w:szCs w:val="24"/>
              </w:rPr>
            </w:pPr>
            <w:r>
              <w:rPr>
                <w:sz w:val="24"/>
                <w:szCs w:val="24"/>
              </w:rPr>
              <w:t>6</w:t>
            </w:r>
          </w:p>
        </w:tc>
      </w:tr>
      <w:tr w:rsidR="0041073B" w14:paraId="41BBA717" w14:textId="77777777">
        <w:tc>
          <w:tcPr>
            <w:tcW w:w="2536" w:type="dxa"/>
          </w:tcPr>
          <w:p w14:paraId="073B4B4D" w14:textId="77777777" w:rsidR="0041073B" w:rsidRDefault="00000000">
            <w:pPr>
              <w:rPr>
                <w:sz w:val="24"/>
                <w:szCs w:val="24"/>
              </w:rPr>
            </w:pPr>
            <w:r>
              <w:rPr>
                <w:sz w:val="24"/>
                <w:szCs w:val="24"/>
              </w:rPr>
              <w:t>return_outside_function</w:t>
            </w:r>
          </w:p>
        </w:tc>
        <w:tc>
          <w:tcPr>
            <w:tcW w:w="1737" w:type="dxa"/>
          </w:tcPr>
          <w:p w14:paraId="08C46C1E" w14:textId="77777777" w:rsidR="0041073B" w:rsidRDefault="00000000">
            <w:pPr>
              <w:jc w:val="right"/>
              <w:rPr>
                <w:sz w:val="24"/>
                <w:szCs w:val="24"/>
              </w:rPr>
            </w:pPr>
            <w:r>
              <w:rPr>
                <w:sz w:val="24"/>
                <w:szCs w:val="24"/>
              </w:rPr>
              <w:t>0</w:t>
            </w:r>
          </w:p>
        </w:tc>
        <w:tc>
          <w:tcPr>
            <w:tcW w:w="1590" w:type="dxa"/>
          </w:tcPr>
          <w:p w14:paraId="727475A4" w14:textId="77777777" w:rsidR="0041073B" w:rsidRDefault="00000000">
            <w:pPr>
              <w:jc w:val="right"/>
              <w:rPr>
                <w:sz w:val="24"/>
                <w:szCs w:val="24"/>
              </w:rPr>
            </w:pPr>
            <w:r>
              <w:rPr>
                <w:sz w:val="24"/>
                <w:szCs w:val="24"/>
              </w:rPr>
              <w:t>16</w:t>
            </w:r>
          </w:p>
        </w:tc>
        <w:tc>
          <w:tcPr>
            <w:tcW w:w="2136" w:type="dxa"/>
          </w:tcPr>
          <w:p w14:paraId="78D1FE00" w14:textId="77777777" w:rsidR="0041073B" w:rsidRDefault="00000000">
            <w:pPr>
              <w:jc w:val="right"/>
              <w:rPr>
                <w:sz w:val="24"/>
                <w:szCs w:val="24"/>
              </w:rPr>
            </w:pPr>
            <w:r>
              <w:rPr>
                <w:sz w:val="24"/>
                <w:szCs w:val="24"/>
              </w:rPr>
              <w:t>6</w:t>
            </w:r>
          </w:p>
        </w:tc>
        <w:tc>
          <w:tcPr>
            <w:tcW w:w="1203" w:type="dxa"/>
          </w:tcPr>
          <w:p w14:paraId="2B0A35B8" w14:textId="77777777" w:rsidR="0041073B" w:rsidRDefault="00000000">
            <w:pPr>
              <w:jc w:val="right"/>
              <w:rPr>
                <w:sz w:val="24"/>
                <w:szCs w:val="24"/>
              </w:rPr>
            </w:pPr>
            <w:r>
              <w:rPr>
                <w:sz w:val="24"/>
                <w:szCs w:val="24"/>
              </w:rPr>
              <w:t>0</w:t>
            </w:r>
          </w:p>
        </w:tc>
      </w:tr>
    </w:tbl>
    <w:p w14:paraId="5705EFA0" w14:textId="77777777" w:rsidR="0041073B" w:rsidRDefault="0041073B">
      <w:pPr>
        <w:spacing w:line="360" w:lineRule="auto"/>
        <w:jc w:val="center"/>
        <w:rPr>
          <w:sz w:val="28"/>
          <w:szCs w:val="28"/>
        </w:rPr>
      </w:pPr>
    </w:p>
    <w:p w14:paraId="19C6B7E7" w14:textId="77777777" w:rsidR="0041073B" w:rsidRDefault="0041073B">
      <w:pPr>
        <w:spacing w:line="360" w:lineRule="auto"/>
        <w:jc w:val="center"/>
        <w:rPr>
          <w:sz w:val="28"/>
          <w:szCs w:val="28"/>
        </w:rPr>
      </w:pPr>
    </w:p>
    <w:p w14:paraId="7789C62C" w14:textId="77777777" w:rsidR="0041073B" w:rsidRDefault="0041073B">
      <w:pPr>
        <w:spacing w:line="360" w:lineRule="auto"/>
        <w:rPr>
          <w:sz w:val="28"/>
          <w:szCs w:val="28"/>
        </w:rPr>
      </w:pPr>
    </w:p>
    <w:p w14:paraId="7B847B18" w14:textId="77777777" w:rsidR="0041073B" w:rsidRDefault="00000000">
      <w:pPr>
        <w:spacing w:line="360" w:lineRule="auto"/>
        <w:jc w:val="center"/>
        <w:rPr>
          <w:color w:val="000000"/>
          <w:sz w:val="28"/>
          <w:szCs w:val="28"/>
        </w:rPr>
      </w:pPr>
      <w:r>
        <w:rPr>
          <w:color w:val="000000"/>
          <w:sz w:val="28"/>
          <w:szCs w:val="28"/>
        </w:rPr>
        <w:t>Table 5.3 Error reduction comparison for Fed- Error average and baseline</w:t>
      </w:r>
    </w:p>
    <w:p w14:paraId="24734454" w14:textId="77777777" w:rsidR="0041073B" w:rsidRDefault="00000000">
      <w:pPr>
        <w:spacing w:line="360" w:lineRule="auto"/>
        <w:ind w:left="720" w:firstLine="720"/>
        <w:jc w:val="center"/>
        <w:rPr>
          <w:color w:val="000000"/>
          <w:sz w:val="28"/>
          <w:szCs w:val="28"/>
        </w:rPr>
      </w:pPr>
      <w:r>
        <w:rPr>
          <w:color w:val="000000"/>
          <w:sz w:val="28"/>
          <w:szCs w:val="28"/>
        </w:rPr>
        <w:t>for test dataset</w:t>
      </w:r>
    </w:p>
    <w:p w14:paraId="751100B0" w14:textId="77777777" w:rsidR="0041073B" w:rsidRDefault="0041073B"/>
    <w:tbl>
      <w:tblPr>
        <w:tblStyle w:val="TableGridLight"/>
        <w:tblW w:w="9258" w:type="dxa"/>
        <w:tblLook w:val="04A0" w:firstRow="1" w:lastRow="0" w:firstColumn="1" w:lastColumn="0" w:noHBand="0" w:noVBand="1"/>
      </w:tblPr>
      <w:tblGrid>
        <w:gridCol w:w="2547"/>
        <w:gridCol w:w="1590"/>
        <w:gridCol w:w="1684"/>
        <w:gridCol w:w="1995"/>
        <w:gridCol w:w="1442"/>
      </w:tblGrid>
      <w:tr w:rsidR="0041073B" w14:paraId="05AB44BD" w14:textId="77777777">
        <w:tc>
          <w:tcPr>
            <w:tcW w:w="2547" w:type="dxa"/>
          </w:tcPr>
          <w:p w14:paraId="2854464B" w14:textId="77777777" w:rsidR="0041073B" w:rsidRDefault="00000000">
            <w:pPr>
              <w:rPr>
                <w:b/>
                <w:bCs/>
                <w:sz w:val="28"/>
                <w:szCs w:val="28"/>
              </w:rPr>
            </w:pPr>
            <w:r>
              <w:rPr>
                <w:b/>
                <w:bCs/>
                <w:sz w:val="28"/>
                <w:szCs w:val="28"/>
              </w:rPr>
              <w:t>error_type</w:t>
            </w:r>
          </w:p>
        </w:tc>
        <w:tc>
          <w:tcPr>
            <w:tcW w:w="1590" w:type="dxa"/>
          </w:tcPr>
          <w:p w14:paraId="44196384" w14:textId="77777777" w:rsidR="0041073B" w:rsidRDefault="00000000">
            <w:pPr>
              <w:rPr>
                <w:b/>
                <w:bCs/>
                <w:sz w:val="28"/>
                <w:szCs w:val="28"/>
              </w:rPr>
            </w:pPr>
            <w:r>
              <w:rPr>
                <w:b/>
                <w:bCs/>
                <w:sz w:val="28"/>
                <w:szCs w:val="28"/>
              </w:rPr>
              <w:t>baseline_</w:t>
            </w:r>
          </w:p>
          <w:p w14:paraId="1D0BA89B" w14:textId="77777777" w:rsidR="0041073B" w:rsidRDefault="00000000">
            <w:pPr>
              <w:rPr>
                <w:b/>
                <w:bCs/>
                <w:sz w:val="28"/>
                <w:szCs w:val="28"/>
              </w:rPr>
            </w:pPr>
            <w:r>
              <w:rPr>
                <w:b/>
                <w:bCs/>
                <w:sz w:val="28"/>
                <w:szCs w:val="28"/>
              </w:rPr>
              <w:t>count</w:t>
            </w:r>
          </w:p>
        </w:tc>
        <w:tc>
          <w:tcPr>
            <w:tcW w:w="1684" w:type="dxa"/>
          </w:tcPr>
          <w:p w14:paraId="634FFA21" w14:textId="77777777" w:rsidR="0041073B" w:rsidRDefault="00000000">
            <w:pPr>
              <w:rPr>
                <w:b/>
                <w:bCs/>
                <w:sz w:val="28"/>
                <w:szCs w:val="28"/>
              </w:rPr>
            </w:pPr>
            <w:r>
              <w:rPr>
                <w:b/>
                <w:bCs/>
                <w:sz w:val="28"/>
                <w:szCs w:val="28"/>
              </w:rPr>
              <w:t>fedavg_</w:t>
            </w:r>
          </w:p>
          <w:p w14:paraId="0E3BAA32" w14:textId="77777777" w:rsidR="0041073B" w:rsidRDefault="00000000">
            <w:pPr>
              <w:rPr>
                <w:b/>
                <w:bCs/>
                <w:sz w:val="28"/>
                <w:szCs w:val="28"/>
              </w:rPr>
            </w:pPr>
            <w:r>
              <w:rPr>
                <w:b/>
                <w:bCs/>
                <w:sz w:val="28"/>
                <w:szCs w:val="28"/>
              </w:rPr>
              <w:t>count</w:t>
            </w:r>
          </w:p>
        </w:tc>
        <w:tc>
          <w:tcPr>
            <w:tcW w:w="1995" w:type="dxa"/>
          </w:tcPr>
          <w:p w14:paraId="21FCEA5A" w14:textId="77777777" w:rsidR="0041073B" w:rsidRDefault="00000000">
            <w:pPr>
              <w:rPr>
                <w:b/>
                <w:bCs/>
                <w:sz w:val="28"/>
                <w:szCs w:val="28"/>
              </w:rPr>
            </w:pPr>
            <w:r>
              <w:rPr>
                <w:b/>
                <w:bCs/>
                <w:sz w:val="28"/>
                <w:szCs w:val="28"/>
              </w:rPr>
              <w:t>federroravg_</w:t>
            </w:r>
          </w:p>
          <w:p w14:paraId="7EB73C48" w14:textId="77777777" w:rsidR="0041073B" w:rsidRDefault="00000000">
            <w:pPr>
              <w:rPr>
                <w:b/>
                <w:bCs/>
                <w:sz w:val="28"/>
                <w:szCs w:val="28"/>
              </w:rPr>
            </w:pPr>
            <w:r>
              <w:rPr>
                <w:b/>
                <w:bCs/>
                <w:sz w:val="28"/>
                <w:szCs w:val="28"/>
              </w:rPr>
              <w:t>count</w:t>
            </w:r>
          </w:p>
        </w:tc>
        <w:tc>
          <w:tcPr>
            <w:tcW w:w="1442" w:type="dxa"/>
          </w:tcPr>
          <w:p w14:paraId="5690A232" w14:textId="77777777" w:rsidR="0041073B" w:rsidRDefault="00000000">
            <w:pPr>
              <w:rPr>
                <w:b/>
                <w:bCs/>
                <w:sz w:val="28"/>
                <w:szCs w:val="28"/>
              </w:rPr>
            </w:pPr>
            <w:r>
              <w:rPr>
                <w:b/>
                <w:bCs/>
                <w:sz w:val="28"/>
                <w:szCs w:val="28"/>
              </w:rPr>
              <w:t>reduction</w:t>
            </w:r>
          </w:p>
        </w:tc>
      </w:tr>
      <w:tr w:rsidR="0041073B" w14:paraId="4AF460F5" w14:textId="77777777">
        <w:tc>
          <w:tcPr>
            <w:tcW w:w="2547" w:type="dxa"/>
          </w:tcPr>
          <w:p w14:paraId="1678C1B5" w14:textId="77777777" w:rsidR="0041073B" w:rsidRDefault="00000000">
            <w:pPr>
              <w:rPr>
                <w:sz w:val="28"/>
                <w:szCs w:val="28"/>
              </w:rPr>
            </w:pPr>
            <w:r>
              <w:rPr>
                <w:sz w:val="28"/>
                <w:szCs w:val="28"/>
              </w:rPr>
              <w:t>AssertionError</w:t>
            </w:r>
          </w:p>
        </w:tc>
        <w:tc>
          <w:tcPr>
            <w:tcW w:w="1590" w:type="dxa"/>
          </w:tcPr>
          <w:p w14:paraId="31ABF553" w14:textId="77777777" w:rsidR="0041073B" w:rsidRDefault="00000000">
            <w:pPr>
              <w:jc w:val="right"/>
              <w:rPr>
                <w:sz w:val="28"/>
                <w:szCs w:val="28"/>
              </w:rPr>
            </w:pPr>
            <w:r>
              <w:rPr>
                <w:sz w:val="28"/>
                <w:szCs w:val="28"/>
              </w:rPr>
              <w:t>126</w:t>
            </w:r>
          </w:p>
        </w:tc>
        <w:tc>
          <w:tcPr>
            <w:tcW w:w="1684" w:type="dxa"/>
          </w:tcPr>
          <w:p w14:paraId="2CEF5050" w14:textId="77777777" w:rsidR="0041073B" w:rsidRDefault="00000000">
            <w:pPr>
              <w:jc w:val="right"/>
              <w:rPr>
                <w:sz w:val="28"/>
                <w:szCs w:val="28"/>
              </w:rPr>
            </w:pPr>
            <w:r>
              <w:rPr>
                <w:sz w:val="28"/>
                <w:szCs w:val="28"/>
              </w:rPr>
              <w:t>135</w:t>
            </w:r>
          </w:p>
        </w:tc>
        <w:tc>
          <w:tcPr>
            <w:tcW w:w="1995" w:type="dxa"/>
          </w:tcPr>
          <w:p w14:paraId="73E8DAC3" w14:textId="77777777" w:rsidR="0041073B" w:rsidRDefault="00000000">
            <w:pPr>
              <w:jc w:val="right"/>
              <w:rPr>
                <w:sz w:val="28"/>
                <w:szCs w:val="28"/>
              </w:rPr>
            </w:pPr>
            <w:r>
              <w:rPr>
                <w:sz w:val="28"/>
                <w:szCs w:val="28"/>
              </w:rPr>
              <w:t>126</w:t>
            </w:r>
          </w:p>
        </w:tc>
        <w:tc>
          <w:tcPr>
            <w:tcW w:w="1442" w:type="dxa"/>
          </w:tcPr>
          <w:p w14:paraId="471D528A" w14:textId="77777777" w:rsidR="0041073B" w:rsidRDefault="00000000">
            <w:pPr>
              <w:jc w:val="right"/>
              <w:rPr>
                <w:sz w:val="28"/>
                <w:szCs w:val="28"/>
              </w:rPr>
            </w:pPr>
            <w:r>
              <w:rPr>
                <w:sz w:val="28"/>
                <w:szCs w:val="28"/>
              </w:rPr>
              <w:t>0</w:t>
            </w:r>
          </w:p>
        </w:tc>
      </w:tr>
      <w:tr w:rsidR="0041073B" w14:paraId="2ADF5853" w14:textId="77777777">
        <w:tc>
          <w:tcPr>
            <w:tcW w:w="2547" w:type="dxa"/>
          </w:tcPr>
          <w:p w14:paraId="1C387544" w14:textId="77777777" w:rsidR="0041073B" w:rsidRDefault="00000000">
            <w:pPr>
              <w:rPr>
                <w:sz w:val="28"/>
                <w:szCs w:val="28"/>
              </w:rPr>
            </w:pPr>
            <w:r>
              <w:rPr>
                <w:sz w:val="28"/>
                <w:szCs w:val="28"/>
              </w:rPr>
              <w:t>AttributeError</w:t>
            </w:r>
          </w:p>
        </w:tc>
        <w:tc>
          <w:tcPr>
            <w:tcW w:w="1590" w:type="dxa"/>
          </w:tcPr>
          <w:p w14:paraId="3CF77883" w14:textId="77777777" w:rsidR="0041073B" w:rsidRDefault="00000000">
            <w:pPr>
              <w:jc w:val="right"/>
              <w:rPr>
                <w:sz w:val="28"/>
                <w:szCs w:val="28"/>
              </w:rPr>
            </w:pPr>
            <w:r>
              <w:rPr>
                <w:sz w:val="28"/>
                <w:szCs w:val="28"/>
              </w:rPr>
              <w:t>14</w:t>
            </w:r>
          </w:p>
        </w:tc>
        <w:tc>
          <w:tcPr>
            <w:tcW w:w="1684" w:type="dxa"/>
          </w:tcPr>
          <w:p w14:paraId="7CD70603" w14:textId="77777777" w:rsidR="0041073B" w:rsidRDefault="00000000">
            <w:pPr>
              <w:jc w:val="right"/>
              <w:rPr>
                <w:sz w:val="28"/>
                <w:szCs w:val="28"/>
              </w:rPr>
            </w:pPr>
            <w:r>
              <w:rPr>
                <w:sz w:val="28"/>
                <w:szCs w:val="28"/>
              </w:rPr>
              <w:t>5</w:t>
            </w:r>
          </w:p>
        </w:tc>
        <w:tc>
          <w:tcPr>
            <w:tcW w:w="1995" w:type="dxa"/>
          </w:tcPr>
          <w:p w14:paraId="600EABC8" w14:textId="77777777" w:rsidR="0041073B" w:rsidRDefault="00000000">
            <w:pPr>
              <w:jc w:val="right"/>
              <w:rPr>
                <w:sz w:val="28"/>
                <w:szCs w:val="28"/>
              </w:rPr>
            </w:pPr>
            <w:r>
              <w:rPr>
                <w:sz w:val="28"/>
                <w:szCs w:val="28"/>
              </w:rPr>
              <w:t>7</w:t>
            </w:r>
          </w:p>
        </w:tc>
        <w:tc>
          <w:tcPr>
            <w:tcW w:w="1442" w:type="dxa"/>
          </w:tcPr>
          <w:p w14:paraId="2DE0F9E3" w14:textId="77777777" w:rsidR="0041073B" w:rsidRDefault="00000000">
            <w:pPr>
              <w:jc w:val="right"/>
              <w:rPr>
                <w:sz w:val="28"/>
                <w:szCs w:val="28"/>
              </w:rPr>
            </w:pPr>
            <w:r>
              <w:rPr>
                <w:sz w:val="28"/>
                <w:szCs w:val="28"/>
              </w:rPr>
              <w:t>7</w:t>
            </w:r>
          </w:p>
        </w:tc>
      </w:tr>
      <w:tr w:rsidR="0041073B" w14:paraId="7545D535" w14:textId="77777777">
        <w:tc>
          <w:tcPr>
            <w:tcW w:w="2547" w:type="dxa"/>
          </w:tcPr>
          <w:p w14:paraId="554C4058" w14:textId="77777777" w:rsidR="0041073B" w:rsidRDefault="00000000">
            <w:pPr>
              <w:rPr>
                <w:sz w:val="28"/>
                <w:szCs w:val="28"/>
              </w:rPr>
            </w:pPr>
            <w:r>
              <w:rPr>
                <w:sz w:val="28"/>
                <w:szCs w:val="28"/>
              </w:rPr>
              <w:t>AxisError</w:t>
            </w:r>
          </w:p>
        </w:tc>
        <w:tc>
          <w:tcPr>
            <w:tcW w:w="1590" w:type="dxa"/>
          </w:tcPr>
          <w:p w14:paraId="694D41CA" w14:textId="77777777" w:rsidR="0041073B" w:rsidRDefault="00000000">
            <w:pPr>
              <w:jc w:val="right"/>
              <w:rPr>
                <w:sz w:val="28"/>
                <w:szCs w:val="28"/>
              </w:rPr>
            </w:pPr>
            <w:r>
              <w:rPr>
                <w:sz w:val="28"/>
                <w:szCs w:val="28"/>
              </w:rPr>
              <w:t>1</w:t>
            </w:r>
          </w:p>
        </w:tc>
        <w:tc>
          <w:tcPr>
            <w:tcW w:w="1684" w:type="dxa"/>
          </w:tcPr>
          <w:p w14:paraId="53E1C9B5" w14:textId="77777777" w:rsidR="0041073B" w:rsidRDefault="00000000">
            <w:pPr>
              <w:jc w:val="right"/>
              <w:rPr>
                <w:sz w:val="28"/>
                <w:szCs w:val="28"/>
              </w:rPr>
            </w:pPr>
            <w:r>
              <w:rPr>
                <w:sz w:val="28"/>
                <w:szCs w:val="28"/>
              </w:rPr>
              <w:t>2</w:t>
            </w:r>
          </w:p>
        </w:tc>
        <w:tc>
          <w:tcPr>
            <w:tcW w:w="1995" w:type="dxa"/>
          </w:tcPr>
          <w:p w14:paraId="1804111A" w14:textId="77777777" w:rsidR="0041073B" w:rsidRDefault="00000000">
            <w:pPr>
              <w:jc w:val="right"/>
              <w:rPr>
                <w:sz w:val="28"/>
                <w:szCs w:val="28"/>
              </w:rPr>
            </w:pPr>
            <w:r>
              <w:rPr>
                <w:sz w:val="28"/>
                <w:szCs w:val="28"/>
              </w:rPr>
              <w:t>1</w:t>
            </w:r>
          </w:p>
        </w:tc>
        <w:tc>
          <w:tcPr>
            <w:tcW w:w="1442" w:type="dxa"/>
          </w:tcPr>
          <w:p w14:paraId="6F10DEF2" w14:textId="77777777" w:rsidR="0041073B" w:rsidRDefault="00000000">
            <w:pPr>
              <w:jc w:val="right"/>
              <w:rPr>
                <w:sz w:val="28"/>
                <w:szCs w:val="28"/>
              </w:rPr>
            </w:pPr>
            <w:r>
              <w:rPr>
                <w:sz w:val="28"/>
                <w:szCs w:val="28"/>
              </w:rPr>
              <w:t>0</w:t>
            </w:r>
          </w:p>
        </w:tc>
      </w:tr>
      <w:tr w:rsidR="0041073B" w14:paraId="5A78B173" w14:textId="77777777">
        <w:tc>
          <w:tcPr>
            <w:tcW w:w="2547" w:type="dxa"/>
          </w:tcPr>
          <w:p w14:paraId="131156A8" w14:textId="77777777" w:rsidR="0041073B" w:rsidRDefault="00000000">
            <w:pPr>
              <w:rPr>
                <w:sz w:val="28"/>
                <w:szCs w:val="28"/>
              </w:rPr>
            </w:pPr>
            <w:r>
              <w:rPr>
                <w:sz w:val="28"/>
                <w:szCs w:val="28"/>
              </w:rPr>
              <w:t>FileNotFoundError</w:t>
            </w:r>
          </w:p>
        </w:tc>
        <w:tc>
          <w:tcPr>
            <w:tcW w:w="1590" w:type="dxa"/>
          </w:tcPr>
          <w:p w14:paraId="1B361D03" w14:textId="77777777" w:rsidR="0041073B" w:rsidRDefault="00000000">
            <w:pPr>
              <w:jc w:val="right"/>
              <w:rPr>
                <w:sz w:val="28"/>
                <w:szCs w:val="28"/>
              </w:rPr>
            </w:pPr>
            <w:r>
              <w:rPr>
                <w:sz w:val="28"/>
                <w:szCs w:val="28"/>
              </w:rPr>
              <w:t>1</w:t>
            </w:r>
          </w:p>
        </w:tc>
        <w:tc>
          <w:tcPr>
            <w:tcW w:w="1684" w:type="dxa"/>
          </w:tcPr>
          <w:p w14:paraId="0603B57D" w14:textId="77777777" w:rsidR="0041073B" w:rsidRDefault="00000000">
            <w:pPr>
              <w:jc w:val="right"/>
              <w:rPr>
                <w:sz w:val="28"/>
                <w:szCs w:val="28"/>
              </w:rPr>
            </w:pPr>
            <w:r>
              <w:rPr>
                <w:sz w:val="28"/>
                <w:szCs w:val="28"/>
              </w:rPr>
              <w:t>0</w:t>
            </w:r>
          </w:p>
        </w:tc>
        <w:tc>
          <w:tcPr>
            <w:tcW w:w="1995" w:type="dxa"/>
          </w:tcPr>
          <w:p w14:paraId="57563521" w14:textId="77777777" w:rsidR="0041073B" w:rsidRDefault="00000000">
            <w:pPr>
              <w:jc w:val="right"/>
              <w:rPr>
                <w:sz w:val="28"/>
                <w:szCs w:val="28"/>
              </w:rPr>
            </w:pPr>
            <w:r>
              <w:rPr>
                <w:sz w:val="28"/>
                <w:szCs w:val="28"/>
              </w:rPr>
              <w:t>0</w:t>
            </w:r>
          </w:p>
        </w:tc>
        <w:tc>
          <w:tcPr>
            <w:tcW w:w="1442" w:type="dxa"/>
          </w:tcPr>
          <w:p w14:paraId="21412016" w14:textId="77777777" w:rsidR="0041073B" w:rsidRDefault="00000000">
            <w:pPr>
              <w:jc w:val="right"/>
              <w:rPr>
                <w:sz w:val="28"/>
                <w:szCs w:val="28"/>
              </w:rPr>
            </w:pPr>
            <w:r>
              <w:rPr>
                <w:sz w:val="28"/>
                <w:szCs w:val="28"/>
              </w:rPr>
              <w:t>1</w:t>
            </w:r>
          </w:p>
        </w:tc>
      </w:tr>
      <w:tr w:rsidR="0041073B" w14:paraId="5FFB1FE7" w14:textId="77777777">
        <w:tc>
          <w:tcPr>
            <w:tcW w:w="2547" w:type="dxa"/>
          </w:tcPr>
          <w:p w14:paraId="633C713A" w14:textId="77777777" w:rsidR="0041073B" w:rsidRDefault="00000000">
            <w:pPr>
              <w:rPr>
                <w:sz w:val="28"/>
                <w:szCs w:val="28"/>
              </w:rPr>
            </w:pPr>
            <w:r>
              <w:rPr>
                <w:sz w:val="28"/>
                <w:szCs w:val="28"/>
              </w:rPr>
              <w:t>IndentationError</w:t>
            </w:r>
          </w:p>
        </w:tc>
        <w:tc>
          <w:tcPr>
            <w:tcW w:w="1590" w:type="dxa"/>
          </w:tcPr>
          <w:p w14:paraId="20D09FDB" w14:textId="77777777" w:rsidR="0041073B" w:rsidRDefault="00000000">
            <w:pPr>
              <w:jc w:val="right"/>
              <w:rPr>
                <w:sz w:val="28"/>
                <w:szCs w:val="28"/>
              </w:rPr>
            </w:pPr>
            <w:r>
              <w:rPr>
                <w:sz w:val="28"/>
                <w:szCs w:val="28"/>
              </w:rPr>
              <w:t>18</w:t>
            </w:r>
          </w:p>
        </w:tc>
        <w:tc>
          <w:tcPr>
            <w:tcW w:w="1684" w:type="dxa"/>
          </w:tcPr>
          <w:p w14:paraId="7E91499B" w14:textId="77777777" w:rsidR="0041073B" w:rsidRDefault="00000000">
            <w:pPr>
              <w:jc w:val="right"/>
              <w:rPr>
                <w:sz w:val="28"/>
                <w:szCs w:val="28"/>
              </w:rPr>
            </w:pPr>
            <w:r>
              <w:rPr>
                <w:sz w:val="28"/>
                <w:szCs w:val="28"/>
              </w:rPr>
              <w:t>16</w:t>
            </w:r>
          </w:p>
        </w:tc>
        <w:tc>
          <w:tcPr>
            <w:tcW w:w="1995" w:type="dxa"/>
          </w:tcPr>
          <w:p w14:paraId="26C1B03A" w14:textId="77777777" w:rsidR="0041073B" w:rsidRDefault="00000000">
            <w:pPr>
              <w:jc w:val="right"/>
              <w:rPr>
                <w:sz w:val="28"/>
                <w:szCs w:val="28"/>
              </w:rPr>
            </w:pPr>
            <w:r>
              <w:rPr>
                <w:sz w:val="28"/>
                <w:szCs w:val="28"/>
              </w:rPr>
              <w:t>16</w:t>
            </w:r>
          </w:p>
        </w:tc>
        <w:tc>
          <w:tcPr>
            <w:tcW w:w="1442" w:type="dxa"/>
          </w:tcPr>
          <w:p w14:paraId="6F9270B7" w14:textId="77777777" w:rsidR="0041073B" w:rsidRDefault="00000000">
            <w:pPr>
              <w:jc w:val="right"/>
              <w:rPr>
                <w:sz w:val="28"/>
                <w:szCs w:val="28"/>
              </w:rPr>
            </w:pPr>
            <w:r>
              <w:rPr>
                <w:sz w:val="28"/>
                <w:szCs w:val="28"/>
              </w:rPr>
              <w:t>2</w:t>
            </w:r>
          </w:p>
        </w:tc>
      </w:tr>
      <w:tr w:rsidR="0041073B" w14:paraId="19213BAF" w14:textId="77777777">
        <w:trPr>
          <w:trHeight w:val="377"/>
        </w:trPr>
        <w:tc>
          <w:tcPr>
            <w:tcW w:w="2547" w:type="dxa"/>
          </w:tcPr>
          <w:p w14:paraId="4003D1D6" w14:textId="77777777" w:rsidR="0041073B" w:rsidRDefault="00000000">
            <w:pPr>
              <w:rPr>
                <w:sz w:val="28"/>
                <w:szCs w:val="28"/>
              </w:rPr>
            </w:pPr>
            <w:r>
              <w:rPr>
                <w:sz w:val="28"/>
                <w:szCs w:val="28"/>
              </w:rPr>
              <w:t>IndexError</w:t>
            </w:r>
          </w:p>
        </w:tc>
        <w:tc>
          <w:tcPr>
            <w:tcW w:w="1590" w:type="dxa"/>
          </w:tcPr>
          <w:p w14:paraId="6D95CE50" w14:textId="77777777" w:rsidR="0041073B" w:rsidRDefault="00000000">
            <w:pPr>
              <w:jc w:val="right"/>
              <w:rPr>
                <w:sz w:val="28"/>
                <w:szCs w:val="28"/>
              </w:rPr>
            </w:pPr>
            <w:r>
              <w:rPr>
                <w:sz w:val="28"/>
                <w:szCs w:val="28"/>
              </w:rPr>
              <w:t>2</w:t>
            </w:r>
          </w:p>
        </w:tc>
        <w:tc>
          <w:tcPr>
            <w:tcW w:w="1684" w:type="dxa"/>
          </w:tcPr>
          <w:p w14:paraId="2718CF85" w14:textId="77777777" w:rsidR="0041073B" w:rsidRDefault="00000000">
            <w:pPr>
              <w:jc w:val="right"/>
              <w:rPr>
                <w:sz w:val="28"/>
                <w:szCs w:val="28"/>
              </w:rPr>
            </w:pPr>
            <w:r>
              <w:rPr>
                <w:sz w:val="28"/>
                <w:szCs w:val="28"/>
              </w:rPr>
              <w:t>4</w:t>
            </w:r>
          </w:p>
        </w:tc>
        <w:tc>
          <w:tcPr>
            <w:tcW w:w="1995" w:type="dxa"/>
          </w:tcPr>
          <w:p w14:paraId="7DDDEFEA" w14:textId="77777777" w:rsidR="0041073B" w:rsidRDefault="00000000">
            <w:pPr>
              <w:jc w:val="right"/>
              <w:rPr>
                <w:sz w:val="28"/>
                <w:szCs w:val="28"/>
              </w:rPr>
            </w:pPr>
            <w:r>
              <w:rPr>
                <w:sz w:val="28"/>
                <w:szCs w:val="28"/>
              </w:rPr>
              <w:t>5</w:t>
            </w:r>
          </w:p>
        </w:tc>
        <w:tc>
          <w:tcPr>
            <w:tcW w:w="1442" w:type="dxa"/>
          </w:tcPr>
          <w:p w14:paraId="4649D29A" w14:textId="77777777" w:rsidR="0041073B" w:rsidRDefault="00000000">
            <w:pPr>
              <w:jc w:val="right"/>
              <w:rPr>
                <w:sz w:val="28"/>
                <w:szCs w:val="28"/>
              </w:rPr>
            </w:pPr>
            <w:r>
              <w:rPr>
                <w:sz w:val="28"/>
                <w:szCs w:val="28"/>
              </w:rPr>
              <w:t>0</w:t>
            </w:r>
          </w:p>
        </w:tc>
      </w:tr>
      <w:tr w:rsidR="0041073B" w14:paraId="4508D2E8" w14:textId="77777777">
        <w:tc>
          <w:tcPr>
            <w:tcW w:w="2547" w:type="dxa"/>
          </w:tcPr>
          <w:p w14:paraId="2AFB64F8" w14:textId="77777777" w:rsidR="0041073B" w:rsidRDefault="00000000">
            <w:pPr>
              <w:rPr>
                <w:sz w:val="28"/>
                <w:szCs w:val="28"/>
              </w:rPr>
            </w:pPr>
            <w:r>
              <w:rPr>
                <w:sz w:val="28"/>
                <w:szCs w:val="28"/>
              </w:rPr>
              <w:t>InternalError</w:t>
            </w:r>
          </w:p>
        </w:tc>
        <w:tc>
          <w:tcPr>
            <w:tcW w:w="1590" w:type="dxa"/>
          </w:tcPr>
          <w:p w14:paraId="095D4102" w14:textId="77777777" w:rsidR="0041073B" w:rsidRDefault="00000000">
            <w:pPr>
              <w:jc w:val="right"/>
              <w:rPr>
                <w:sz w:val="28"/>
                <w:szCs w:val="28"/>
              </w:rPr>
            </w:pPr>
            <w:r>
              <w:rPr>
                <w:sz w:val="28"/>
                <w:szCs w:val="28"/>
              </w:rPr>
              <w:t>0</w:t>
            </w:r>
          </w:p>
        </w:tc>
        <w:tc>
          <w:tcPr>
            <w:tcW w:w="1684" w:type="dxa"/>
          </w:tcPr>
          <w:p w14:paraId="5993A512" w14:textId="77777777" w:rsidR="0041073B" w:rsidRDefault="00000000">
            <w:pPr>
              <w:jc w:val="right"/>
              <w:rPr>
                <w:sz w:val="28"/>
                <w:szCs w:val="28"/>
              </w:rPr>
            </w:pPr>
            <w:r>
              <w:rPr>
                <w:sz w:val="28"/>
                <w:szCs w:val="28"/>
              </w:rPr>
              <w:t>5</w:t>
            </w:r>
          </w:p>
        </w:tc>
        <w:tc>
          <w:tcPr>
            <w:tcW w:w="1995" w:type="dxa"/>
          </w:tcPr>
          <w:p w14:paraId="103077FD" w14:textId="77777777" w:rsidR="0041073B" w:rsidRDefault="00000000">
            <w:pPr>
              <w:jc w:val="right"/>
              <w:rPr>
                <w:sz w:val="28"/>
                <w:szCs w:val="28"/>
              </w:rPr>
            </w:pPr>
            <w:r>
              <w:rPr>
                <w:sz w:val="28"/>
                <w:szCs w:val="28"/>
              </w:rPr>
              <w:t>5</w:t>
            </w:r>
          </w:p>
        </w:tc>
        <w:tc>
          <w:tcPr>
            <w:tcW w:w="1442" w:type="dxa"/>
          </w:tcPr>
          <w:p w14:paraId="2E77CD39" w14:textId="77777777" w:rsidR="0041073B" w:rsidRDefault="00000000">
            <w:pPr>
              <w:jc w:val="right"/>
              <w:rPr>
                <w:sz w:val="28"/>
                <w:szCs w:val="28"/>
              </w:rPr>
            </w:pPr>
            <w:r>
              <w:rPr>
                <w:sz w:val="28"/>
                <w:szCs w:val="28"/>
              </w:rPr>
              <w:t>0</w:t>
            </w:r>
          </w:p>
        </w:tc>
      </w:tr>
      <w:tr w:rsidR="0041073B" w14:paraId="73816F05" w14:textId="77777777">
        <w:tc>
          <w:tcPr>
            <w:tcW w:w="2547" w:type="dxa"/>
          </w:tcPr>
          <w:p w14:paraId="7E8FE7E4" w14:textId="77777777" w:rsidR="0041073B" w:rsidRDefault="00000000">
            <w:pPr>
              <w:rPr>
                <w:sz w:val="28"/>
                <w:szCs w:val="28"/>
              </w:rPr>
            </w:pPr>
            <w:r>
              <w:rPr>
                <w:sz w:val="28"/>
                <w:szCs w:val="28"/>
              </w:rPr>
              <w:t>InvalidIndexError</w:t>
            </w:r>
          </w:p>
        </w:tc>
        <w:tc>
          <w:tcPr>
            <w:tcW w:w="1590" w:type="dxa"/>
          </w:tcPr>
          <w:p w14:paraId="71C01F52" w14:textId="77777777" w:rsidR="0041073B" w:rsidRDefault="00000000">
            <w:pPr>
              <w:jc w:val="right"/>
              <w:rPr>
                <w:sz w:val="28"/>
                <w:szCs w:val="28"/>
              </w:rPr>
            </w:pPr>
            <w:r>
              <w:rPr>
                <w:sz w:val="28"/>
                <w:szCs w:val="28"/>
              </w:rPr>
              <w:t>1</w:t>
            </w:r>
          </w:p>
        </w:tc>
        <w:tc>
          <w:tcPr>
            <w:tcW w:w="1684" w:type="dxa"/>
          </w:tcPr>
          <w:p w14:paraId="727E729D" w14:textId="77777777" w:rsidR="0041073B" w:rsidRDefault="00000000">
            <w:pPr>
              <w:jc w:val="right"/>
              <w:rPr>
                <w:sz w:val="28"/>
                <w:szCs w:val="28"/>
              </w:rPr>
            </w:pPr>
            <w:r>
              <w:rPr>
                <w:sz w:val="28"/>
                <w:szCs w:val="28"/>
              </w:rPr>
              <w:t>0</w:t>
            </w:r>
          </w:p>
        </w:tc>
        <w:tc>
          <w:tcPr>
            <w:tcW w:w="1995" w:type="dxa"/>
          </w:tcPr>
          <w:p w14:paraId="77FFEB8A" w14:textId="77777777" w:rsidR="0041073B" w:rsidRDefault="00000000">
            <w:pPr>
              <w:jc w:val="right"/>
              <w:rPr>
                <w:sz w:val="28"/>
                <w:szCs w:val="28"/>
              </w:rPr>
            </w:pPr>
            <w:r>
              <w:rPr>
                <w:sz w:val="28"/>
                <w:szCs w:val="28"/>
              </w:rPr>
              <w:t>0</w:t>
            </w:r>
          </w:p>
        </w:tc>
        <w:tc>
          <w:tcPr>
            <w:tcW w:w="1442" w:type="dxa"/>
          </w:tcPr>
          <w:p w14:paraId="2FFC0CBD" w14:textId="77777777" w:rsidR="0041073B" w:rsidRDefault="00000000">
            <w:pPr>
              <w:jc w:val="right"/>
              <w:rPr>
                <w:sz w:val="28"/>
                <w:szCs w:val="28"/>
              </w:rPr>
            </w:pPr>
            <w:r>
              <w:rPr>
                <w:sz w:val="28"/>
                <w:szCs w:val="28"/>
              </w:rPr>
              <w:t>1</w:t>
            </w:r>
          </w:p>
        </w:tc>
      </w:tr>
      <w:tr w:rsidR="0041073B" w14:paraId="3293D6F8" w14:textId="77777777">
        <w:tc>
          <w:tcPr>
            <w:tcW w:w="2547" w:type="dxa"/>
          </w:tcPr>
          <w:p w14:paraId="478D1424" w14:textId="77777777" w:rsidR="0041073B" w:rsidRDefault="00000000">
            <w:pPr>
              <w:rPr>
                <w:sz w:val="28"/>
                <w:szCs w:val="28"/>
              </w:rPr>
            </w:pPr>
            <w:r>
              <w:rPr>
                <w:sz w:val="28"/>
                <w:szCs w:val="28"/>
              </w:rPr>
              <w:t>KeyError</w:t>
            </w:r>
          </w:p>
        </w:tc>
        <w:tc>
          <w:tcPr>
            <w:tcW w:w="1590" w:type="dxa"/>
          </w:tcPr>
          <w:p w14:paraId="0A4A96B4" w14:textId="77777777" w:rsidR="0041073B" w:rsidRDefault="00000000">
            <w:pPr>
              <w:jc w:val="right"/>
              <w:rPr>
                <w:sz w:val="28"/>
                <w:szCs w:val="28"/>
              </w:rPr>
            </w:pPr>
            <w:r>
              <w:rPr>
                <w:sz w:val="28"/>
                <w:szCs w:val="28"/>
              </w:rPr>
              <w:t>5</w:t>
            </w:r>
          </w:p>
        </w:tc>
        <w:tc>
          <w:tcPr>
            <w:tcW w:w="1684" w:type="dxa"/>
          </w:tcPr>
          <w:p w14:paraId="6A8420E6" w14:textId="77777777" w:rsidR="0041073B" w:rsidRDefault="00000000">
            <w:pPr>
              <w:jc w:val="right"/>
              <w:rPr>
                <w:sz w:val="28"/>
                <w:szCs w:val="28"/>
              </w:rPr>
            </w:pPr>
            <w:r>
              <w:rPr>
                <w:sz w:val="28"/>
                <w:szCs w:val="28"/>
              </w:rPr>
              <w:t>16</w:t>
            </w:r>
          </w:p>
        </w:tc>
        <w:tc>
          <w:tcPr>
            <w:tcW w:w="1995" w:type="dxa"/>
          </w:tcPr>
          <w:p w14:paraId="69EF0985" w14:textId="77777777" w:rsidR="0041073B" w:rsidRDefault="00000000">
            <w:pPr>
              <w:jc w:val="right"/>
              <w:rPr>
                <w:sz w:val="28"/>
                <w:szCs w:val="28"/>
              </w:rPr>
            </w:pPr>
            <w:r>
              <w:rPr>
                <w:sz w:val="28"/>
                <w:szCs w:val="28"/>
              </w:rPr>
              <w:t>6</w:t>
            </w:r>
          </w:p>
        </w:tc>
        <w:tc>
          <w:tcPr>
            <w:tcW w:w="1442" w:type="dxa"/>
          </w:tcPr>
          <w:p w14:paraId="124D17B9" w14:textId="77777777" w:rsidR="0041073B" w:rsidRDefault="00000000">
            <w:pPr>
              <w:jc w:val="right"/>
              <w:rPr>
                <w:sz w:val="28"/>
                <w:szCs w:val="28"/>
              </w:rPr>
            </w:pPr>
            <w:r>
              <w:rPr>
                <w:sz w:val="28"/>
                <w:szCs w:val="28"/>
              </w:rPr>
              <w:t>0</w:t>
            </w:r>
          </w:p>
        </w:tc>
      </w:tr>
      <w:tr w:rsidR="0041073B" w14:paraId="668691F0" w14:textId="77777777">
        <w:tc>
          <w:tcPr>
            <w:tcW w:w="2547" w:type="dxa"/>
          </w:tcPr>
          <w:p w14:paraId="6CAABBDC" w14:textId="77777777" w:rsidR="0041073B" w:rsidRDefault="00000000">
            <w:pPr>
              <w:rPr>
                <w:sz w:val="28"/>
                <w:szCs w:val="28"/>
              </w:rPr>
            </w:pPr>
            <w:r>
              <w:rPr>
                <w:sz w:val="28"/>
                <w:szCs w:val="28"/>
              </w:rPr>
              <w:t>NameError</w:t>
            </w:r>
          </w:p>
        </w:tc>
        <w:tc>
          <w:tcPr>
            <w:tcW w:w="1590" w:type="dxa"/>
          </w:tcPr>
          <w:p w14:paraId="6CF5E9F8" w14:textId="77777777" w:rsidR="0041073B" w:rsidRDefault="00000000">
            <w:pPr>
              <w:jc w:val="right"/>
              <w:rPr>
                <w:sz w:val="28"/>
                <w:szCs w:val="28"/>
              </w:rPr>
            </w:pPr>
            <w:r>
              <w:rPr>
                <w:sz w:val="28"/>
                <w:szCs w:val="28"/>
              </w:rPr>
              <w:t>71</w:t>
            </w:r>
          </w:p>
        </w:tc>
        <w:tc>
          <w:tcPr>
            <w:tcW w:w="1684" w:type="dxa"/>
          </w:tcPr>
          <w:p w14:paraId="311DC375" w14:textId="77777777" w:rsidR="0041073B" w:rsidRDefault="00000000">
            <w:pPr>
              <w:jc w:val="right"/>
              <w:rPr>
                <w:sz w:val="28"/>
                <w:szCs w:val="28"/>
              </w:rPr>
            </w:pPr>
            <w:r>
              <w:rPr>
                <w:sz w:val="28"/>
                <w:szCs w:val="28"/>
              </w:rPr>
              <w:t>17</w:t>
            </w:r>
          </w:p>
        </w:tc>
        <w:tc>
          <w:tcPr>
            <w:tcW w:w="1995" w:type="dxa"/>
          </w:tcPr>
          <w:p w14:paraId="5DE03CCA" w14:textId="77777777" w:rsidR="0041073B" w:rsidRDefault="00000000">
            <w:pPr>
              <w:jc w:val="right"/>
              <w:rPr>
                <w:sz w:val="28"/>
                <w:szCs w:val="28"/>
              </w:rPr>
            </w:pPr>
            <w:r>
              <w:rPr>
                <w:sz w:val="28"/>
                <w:szCs w:val="28"/>
              </w:rPr>
              <w:t>13</w:t>
            </w:r>
          </w:p>
        </w:tc>
        <w:tc>
          <w:tcPr>
            <w:tcW w:w="1442" w:type="dxa"/>
          </w:tcPr>
          <w:p w14:paraId="7E88F0B0" w14:textId="77777777" w:rsidR="0041073B" w:rsidRDefault="00000000">
            <w:pPr>
              <w:jc w:val="right"/>
              <w:rPr>
                <w:sz w:val="28"/>
                <w:szCs w:val="28"/>
              </w:rPr>
            </w:pPr>
            <w:r>
              <w:rPr>
                <w:sz w:val="28"/>
                <w:szCs w:val="28"/>
              </w:rPr>
              <w:t>58</w:t>
            </w:r>
          </w:p>
        </w:tc>
      </w:tr>
      <w:tr w:rsidR="0041073B" w14:paraId="6920A25F" w14:textId="77777777">
        <w:tc>
          <w:tcPr>
            <w:tcW w:w="2547" w:type="dxa"/>
          </w:tcPr>
          <w:p w14:paraId="539983B8" w14:textId="77777777" w:rsidR="0041073B" w:rsidRDefault="00000000">
            <w:pPr>
              <w:rPr>
                <w:sz w:val="28"/>
                <w:szCs w:val="28"/>
              </w:rPr>
            </w:pPr>
            <w:r>
              <w:rPr>
                <w:sz w:val="28"/>
                <w:szCs w:val="28"/>
              </w:rPr>
              <w:t>NotFittedError</w:t>
            </w:r>
          </w:p>
        </w:tc>
        <w:tc>
          <w:tcPr>
            <w:tcW w:w="1590" w:type="dxa"/>
          </w:tcPr>
          <w:p w14:paraId="435F1A63" w14:textId="77777777" w:rsidR="0041073B" w:rsidRDefault="00000000">
            <w:pPr>
              <w:jc w:val="right"/>
              <w:rPr>
                <w:sz w:val="28"/>
                <w:szCs w:val="28"/>
              </w:rPr>
            </w:pPr>
            <w:r>
              <w:rPr>
                <w:sz w:val="28"/>
                <w:szCs w:val="28"/>
              </w:rPr>
              <w:t>2</w:t>
            </w:r>
          </w:p>
        </w:tc>
        <w:tc>
          <w:tcPr>
            <w:tcW w:w="1684" w:type="dxa"/>
          </w:tcPr>
          <w:p w14:paraId="32841B10" w14:textId="77777777" w:rsidR="0041073B" w:rsidRDefault="00000000">
            <w:pPr>
              <w:jc w:val="right"/>
              <w:rPr>
                <w:sz w:val="28"/>
                <w:szCs w:val="28"/>
              </w:rPr>
            </w:pPr>
            <w:r>
              <w:rPr>
                <w:sz w:val="28"/>
                <w:szCs w:val="28"/>
              </w:rPr>
              <w:t>2</w:t>
            </w:r>
          </w:p>
        </w:tc>
        <w:tc>
          <w:tcPr>
            <w:tcW w:w="1995" w:type="dxa"/>
          </w:tcPr>
          <w:p w14:paraId="110EF926" w14:textId="77777777" w:rsidR="0041073B" w:rsidRDefault="00000000">
            <w:pPr>
              <w:jc w:val="right"/>
              <w:rPr>
                <w:sz w:val="28"/>
                <w:szCs w:val="28"/>
              </w:rPr>
            </w:pPr>
            <w:r>
              <w:rPr>
                <w:sz w:val="28"/>
                <w:szCs w:val="28"/>
              </w:rPr>
              <w:t>0</w:t>
            </w:r>
          </w:p>
        </w:tc>
        <w:tc>
          <w:tcPr>
            <w:tcW w:w="1442" w:type="dxa"/>
          </w:tcPr>
          <w:p w14:paraId="0678F376" w14:textId="77777777" w:rsidR="0041073B" w:rsidRDefault="00000000">
            <w:pPr>
              <w:jc w:val="right"/>
              <w:rPr>
                <w:sz w:val="28"/>
                <w:szCs w:val="28"/>
              </w:rPr>
            </w:pPr>
            <w:r>
              <w:rPr>
                <w:sz w:val="28"/>
                <w:szCs w:val="28"/>
              </w:rPr>
              <w:t>2</w:t>
            </w:r>
          </w:p>
        </w:tc>
      </w:tr>
      <w:tr w:rsidR="0041073B" w14:paraId="4C0FAD5D" w14:textId="77777777">
        <w:tc>
          <w:tcPr>
            <w:tcW w:w="2547" w:type="dxa"/>
          </w:tcPr>
          <w:p w14:paraId="240212AC" w14:textId="77777777" w:rsidR="0041073B" w:rsidRDefault="00000000">
            <w:pPr>
              <w:rPr>
                <w:sz w:val="28"/>
                <w:szCs w:val="28"/>
              </w:rPr>
            </w:pPr>
            <w:r>
              <w:rPr>
                <w:sz w:val="28"/>
                <w:szCs w:val="28"/>
              </w:rPr>
              <w:t>RuntimeError</w:t>
            </w:r>
          </w:p>
        </w:tc>
        <w:tc>
          <w:tcPr>
            <w:tcW w:w="1590" w:type="dxa"/>
          </w:tcPr>
          <w:p w14:paraId="7E930322" w14:textId="77777777" w:rsidR="0041073B" w:rsidRDefault="00000000">
            <w:pPr>
              <w:jc w:val="right"/>
              <w:rPr>
                <w:sz w:val="28"/>
                <w:szCs w:val="28"/>
              </w:rPr>
            </w:pPr>
            <w:r>
              <w:rPr>
                <w:sz w:val="28"/>
                <w:szCs w:val="28"/>
              </w:rPr>
              <w:t>3</w:t>
            </w:r>
          </w:p>
        </w:tc>
        <w:tc>
          <w:tcPr>
            <w:tcW w:w="1684" w:type="dxa"/>
          </w:tcPr>
          <w:p w14:paraId="68EC2776" w14:textId="77777777" w:rsidR="0041073B" w:rsidRDefault="00000000">
            <w:pPr>
              <w:jc w:val="right"/>
              <w:rPr>
                <w:sz w:val="28"/>
                <w:szCs w:val="28"/>
              </w:rPr>
            </w:pPr>
            <w:r>
              <w:rPr>
                <w:sz w:val="28"/>
                <w:szCs w:val="28"/>
              </w:rPr>
              <w:t>2</w:t>
            </w:r>
          </w:p>
        </w:tc>
        <w:tc>
          <w:tcPr>
            <w:tcW w:w="1995" w:type="dxa"/>
          </w:tcPr>
          <w:p w14:paraId="46B2BA4D" w14:textId="77777777" w:rsidR="0041073B" w:rsidRDefault="00000000">
            <w:pPr>
              <w:jc w:val="right"/>
              <w:rPr>
                <w:sz w:val="28"/>
                <w:szCs w:val="28"/>
              </w:rPr>
            </w:pPr>
            <w:r>
              <w:rPr>
                <w:sz w:val="28"/>
                <w:szCs w:val="28"/>
              </w:rPr>
              <w:t>3</w:t>
            </w:r>
          </w:p>
        </w:tc>
        <w:tc>
          <w:tcPr>
            <w:tcW w:w="1442" w:type="dxa"/>
          </w:tcPr>
          <w:p w14:paraId="51A1ED0B" w14:textId="77777777" w:rsidR="0041073B" w:rsidRDefault="00000000">
            <w:pPr>
              <w:jc w:val="right"/>
              <w:rPr>
                <w:sz w:val="28"/>
                <w:szCs w:val="28"/>
              </w:rPr>
            </w:pPr>
            <w:r>
              <w:rPr>
                <w:sz w:val="28"/>
                <w:szCs w:val="28"/>
              </w:rPr>
              <w:t>0</w:t>
            </w:r>
          </w:p>
        </w:tc>
      </w:tr>
      <w:tr w:rsidR="0041073B" w14:paraId="70EA7F76" w14:textId="77777777">
        <w:tc>
          <w:tcPr>
            <w:tcW w:w="2547" w:type="dxa"/>
          </w:tcPr>
          <w:p w14:paraId="107AB7FB" w14:textId="77777777" w:rsidR="0041073B" w:rsidRDefault="00000000">
            <w:pPr>
              <w:rPr>
                <w:sz w:val="28"/>
                <w:szCs w:val="28"/>
              </w:rPr>
            </w:pPr>
            <w:r>
              <w:rPr>
                <w:sz w:val="28"/>
                <w:szCs w:val="28"/>
              </w:rPr>
              <w:t>SyntaxError</w:t>
            </w:r>
          </w:p>
        </w:tc>
        <w:tc>
          <w:tcPr>
            <w:tcW w:w="1590" w:type="dxa"/>
          </w:tcPr>
          <w:p w14:paraId="4EF0E0F0" w14:textId="77777777" w:rsidR="0041073B" w:rsidRDefault="00000000">
            <w:pPr>
              <w:jc w:val="right"/>
              <w:rPr>
                <w:sz w:val="28"/>
                <w:szCs w:val="28"/>
              </w:rPr>
            </w:pPr>
            <w:r>
              <w:rPr>
                <w:sz w:val="28"/>
                <w:szCs w:val="28"/>
              </w:rPr>
              <w:t>19</w:t>
            </w:r>
          </w:p>
        </w:tc>
        <w:tc>
          <w:tcPr>
            <w:tcW w:w="1684" w:type="dxa"/>
          </w:tcPr>
          <w:p w14:paraId="09F23F57" w14:textId="77777777" w:rsidR="0041073B" w:rsidRDefault="00000000">
            <w:pPr>
              <w:jc w:val="right"/>
              <w:rPr>
                <w:sz w:val="28"/>
                <w:szCs w:val="28"/>
              </w:rPr>
            </w:pPr>
            <w:r>
              <w:rPr>
                <w:sz w:val="28"/>
                <w:szCs w:val="28"/>
              </w:rPr>
              <w:t>9</w:t>
            </w:r>
          </w:p>
        </w:tc>
        <w:tc>
          <w:tcPr>
            <w:tcW w:w="1995" w:type="dxa"/>
          </w:tcPr>
          <w:p w14:paraId="2D74B284" w14:textId="77777777" w:rsidR="0041073B" w:rsidRDefault="00000000">
            <w:pPr>
              <w:jc w:val="right"/>
              <w:rPr>
                <w:sz w:val="28"/>
                <w:szCs w:val="28"/>
              </w:rPr>
            </w:pPr>
            <w:r>
              <w:rPr>
                <w:sz w:val="28"/>
                <w:szCs w:val="28"/>
              </w:rPr>
              <w:t>10</w:t>
            </w:r>
          </w:p>
        </w:tc>
        <w:tc>
          <w:tcPr>
            <w:tcW w:w="1442" w:type="dxa"/>
          </w:tcPr>
          <w:p w14:paraId="70F1377C" w14:textId="77777777" w:rsidR="0041073B" w:rsidRDefault="00000000">
            <w:pPr>
              <w:jc w:val="right"/>
              <w:rPr>
                <w:sz w:val="28"/>
                <w:szCs w:val="28"/>
              </w:rPr>
            </w:pPr>
            <w:r>
              <w:rPr>
                <w:sz w:val="28"/>
                <w:szCs w:val="28"/>
              </w:rPr>
              <w:t>9</w:t>
            </w:r>
          </w:p>
        </w:tc>
      </w:tr>
      <w:tr w:rsidR="0041073B" w14:paraId="595A6673" w14:textId="77777777">
        <w:tc>
          <w:tcPr>
            <w:tcW w:w="2547" w:type="dxa"/>
          </w:tcPr>
          <w:p w14:paraId="6F28D5F7" w14:textId="77777777" w:rsidR="0041073B" w:rsidRDefault="00000000">
            <w:pPr>
              <w:rPr>
                <w:sz w:val="28"/>
                <w:szCs w:val="28"/>
              </w:rPr>
            </w:pPr>
            <w:r>
              <w:rPr>
                <w:sz w:val="28"/>
                <w:szCs w:val="28"/>
              </w:rPr>
              <w:t>TimeoutError</w:t>
            </w:r>
          </w:p>
        </w:tc>
        <w:tc>
          <w:tcPr>
            <w:tcW w:w="1590" w:type="dxa"/>
          </w:tcPr>
          <w:p w14:paraId="0CA54790" w14:textId="77777777" w:rsidR="0041073B" w:rsidRDefault="00000000">
            <w:pPr>
              <w:jc w:val="right"/>
              <w:rPr>
                <w:sz w:val="28"/>
                <w:szCs w:val="28"/>
              </w:rPr>
            </w:pPr>
            <w:r>
              <w:rPr>
                <w:sz w:val="28"/>
                <w:szCs w:val="28"/>
              </w:rPr>
              <w:t>3</w:t>
            </w:r>
          </w:p>
        </w:tc>
        <w:tc>
          <w:tcPr>
            <w:tcW w:w="1684" w:type="dxa"/>
          </w:tcPr>
          <w:p w14:paraId="3BB72944" w14:textId="77777777" w:rsidR="0041073B" w:rsidRDefault="00000000">
            <w:pPr>
              <w:jc w:val="right"/>
              <w:rPr>
                <w:sz w:val="28"/>
                <w:szCs w:val="28"/>
              </w:rPr>
            </w:pPr>
            <w:r>
              <w:rPr>
                <w:sz w:val="28"/>
                <w:szCs w:val="28"/>
              </w:rPr>
              <w:t>0</w:t>
            </w:r>
          </w:p>
        </w:tc>
        <w:tc>
          <w:tcPr>
            <w:tcW w:w="1995" w:type="dxa"/>
          </w:tcPr>
          <w:p w14:paraId="7CB6FA41" w14:textId="77777777" w:rsidR="0041073B" w:rsidRDefault="00000000">
            <w:pPr>
              <w:jc w:val="right"/>
              <w:rPr>
                <w:sz w:val="28"/>
                <w:szCs w:val="28"/>
              </w:rPr>
            </w:pPr>
            <w:r>
              <w:rPr>
                <w:sz w:val="28"/>
                <w:szCs w:val="28"/>
              </w:rPr>
              <w:t>0</w:t>
            </w:r>
          </w:p>
        </w:tc>
        <w:tc>
          <w:tcPr>
            <w:tcW w:w="1442" w:type="dxa"/>
          </w:tcPr>
          <w:p w14:paraId="12AB86AD" w14:textId="77777777" w:rsidR="0041073B" w:rsidRDefault="00000000">
            <w:pPr>
              <w:jc w:val="right"/>
              <w:rPr>
                <w:sz w:val="28"/>
                <w:szCs w:val="28"/>
              </w:rPr>
            </w:pPr>
            <w:r>
              <w:rPr>
                <w:sz w:val="28"/>
                <w:szCs w:val="28"/>
              </w:rPr>
              <w:t>3</w:t>
            </w:r>
          </w:p>
        </w:tc>
      </w:tr>
      <w:tr w:rsidR="0041073B" w14:paraId="5C138A54" w14:textId="77777777">
        <w:tc>
          <w:tcPr>
            <w:tcW w:w="2547" w:type="dxa"/>
          </w:tcPr>
          <w:p w14:paraId="7C192E2E" w14:textId="77777777" w:rsidR="0041073B" w:rsidRDefault="00000000">
            <w:pPr>
              <w:rPr>
                <w:sz w:val="28"/>
                <w:szCs w:val="28"/>
              </w:rPr>
            </w:pPr>
            <w:r>
              <w:rPr>
                <w:sz w:val="28"/>
                <w:szCs w:val="28"/>
              </w:rPr>
              <w:t>TypeError</w:t>
            </w:r>
          </w:p>
        </w:tc>
        <w:tc>
          <w:tcPr>
            <w:tcW w:w="1590" w:type="dxa"/>
          </w:tcPr>
          <w:p w14:paraId="6D0D83D5" w14:textId="77777777" w:rsidR="0041073B" w:rsidRDefault="00000000">
            <w:pPr>
              <w:jc w:val="right"/>
              <w:rPr>
                <w:sz w:val="28"/>
                <w:szCs w:val="28"/>
              </w:rPr>
            </w:pPr>
            <w:r>
              <w:rPr>
                <w:sz w:val="28"/>
                <w:szCs w:val="28"/>
              </w:rPr>
              <w:t>24</w:t>
            </w:r>
          </w:p>
        </w:tc>
        <w:tc>
          <w:tcPr>
            <w:tcW w:w="1684" w:type="dxa"/>
          </w:tcPr>
          <w:p w14:paraId="3A877C96" w14:textId="77777777" w:rsidR="0041073B" w:rsidRDefault="00000000">
            <w:pPr>
              <w:jc w:val="right"/>
              <w:rPr>
                <w:sz w:val="28"/>
                <w:szCs w:val="28"/>
              </w:rPr>
            </w:pPr>
            <w:r>
              <w:rPr>
                <w:sz w:val="28"/>
                <w:szCs w:val="28"/>
              </w:rPr>
              <w:t>17</w:t>
            </w:r>
          </w:p>
        </w:tc>
        <w:tc>
          <w:tcPr>
            <w:tcW w:w="1995" w:type="dxa"/>
          </w:tcPr>
          <w:p w14:paraId="7AC36A38" w14:textId="77777777" w:rsidR="0041073B" w:rsidRDefault="00000000">
            <w:pPr>
              <w:jc w:val="right"/>
              <w:rPr>
                <w:sz w:val="28"/>
                <w:szCs w:val="28"/>
              </w:rPr>
            </w:pPr>
            <w:r>
              <w:rPr>
                <w:sz w:val="28"/>
                <w:szCs w:val="28"/>
              </w:rPr>
              <w:t>18</w:t>
            </w:r>
          </w:p>
        </w:tc>
        <w:tc>
          <w:tcPr>
            <w:tcW w:w="1442" w:type="dxa"/>
          </w:tcPr>
          <w:p w14:paraId="35CEDD7B" w14:textId="77777777" w:rsidR="0041073B" w:rsidRDefault="00000000">
            <w:pPr>
              <w:jc w:val="right"/>
              <w:rPr>
                <w:sz w:val="28"/>
                <w:szCs w:val="28"/>
              </w:rPr>
            </w:pPr>
            <w:r>
              <w:rPr>
                <w:sz w:val="28"/>
                <w:szCs w:val="28"/>
              </w:rPr>
              <w:t>6</w:t>
            </w:r>
          </w:p>
        </w:tc>
      </w:tr>
      <w:tr w:rsidR="0041073B" w14:paraId="4E1B5FB5" w14:textId="77777777">
        <w:tc>
          <w:tcPr>
            <w:tcW w:w="2547" w:type="dxa"/>
          </w:tcPr>
          <w:p w14:paraId="74AE9FC4" w14:textId="77777777" w:rsidR="0041073B" w:rsidRDefault="00000000">
            <w:pPr>
              <w:rPr>
                <w:sz w:val="28"/>
                <w:szCs w:val="28"/>
              </w:rPr>
            </w:pPr>
            <w:r>
              <w:rPr>
                <w:sz w:val="28"/>
                <w:szCs w:val="28"/>
              </w:rPr>
              <w:t>UnboundLocalError</w:t>
            </w:r>
          </w:p>
        </w:tc>
        <w:tc>
          <w:tcPr>
            <w:tcW w:w="1590" w:type="dxa"/>
          </w:tcPr>
          <w:p w14:paraId="6A340794" w14:textId="77777777" w:rsidR="0041073B" w:rsidRDefault="00000000">
            <w:pPr>
              <w:jc w:val="right"/>
              <w:rPr>
                <w:sz w:val="28"/>
                <w:szCs w:val="28"/>
              </w:rPr>
            </w:pPr>
            <w:r>
              <w:rPr>
                <w:sz w:val="28"/>
                <w:szCs w:val="28"/>
              </w:rPr>
              <w:t>1</w:t>
            </w:r>
          </w:p>
        </w:tc>
        <w:tc>
          <w:tcPr>
            <w:tcW w:w="1684" w:type="dxa"/>
          </w:tcPr>
          <w:p w14:paraId="6913AFD3" w14:textId="77777777" w:rsidR="0041073B" w:rsidRDefault="00000000">
            <w:pPr>
              <w:jc w:val="right"/>
              <w:rPr>
                <w:sz w:val="28"/>
                <w:szCs w:val="28"/>
              </w:rPr>
            </w:pPr>
            <w:r>
              <w:rPr>
                <w:sz w:val="28"/>
                <w:szCs w:val="28"/>
              </w:rPr>
              <w:t>0</w:t>
            </w:r>
          </w:p>
        </w:tc>
        <w:tc>
          <w:tcPr>
            <w:tcW w:w="1995" w:type="dxa"/>
          </w:tcPr>
          <w:p w14:paraId="334D238B" w14:textId="77777777" w:rsidR="0041073B" w:rsidRDefault="00000000">
            <w:pPr>
              <w:jc w:val="right"/>
              <w:rPr>
                <w:sz w:val="28"/>
                <w:szCs w:val="28"/>
              </w:rPr>
            </w:pPr>
            <w:r>
              <w:rPr>
                <w:sz w:val="28"/>
                <w:szCs w:val="28"/>
              </w:rPr>
              <w:t>0</w:t>
            </w:r>
          </w:p>
        </w:tc>
        <w:tc>
          <w:tcPr>
            <w:tcW w:w="1442" w:type="dxa"/>
          </w:tcPr>
          <w:p w14:paraId="315968EF" w14:textId="77777777" w:rsidR="0041073B" w:rsidRDefault="00000000">
            <w:pPr>
              <w:jc w:val="right"/>
              <w:rPr>
                <w:sz w:val="28"/>
                <w:szCs w:val="28"/>
              </w:rPr>
            </w:pPr>
            <w:r>
              <w:rPr>
                <w:sz w:val="28"/>
                <w:szCs w:val="28"/>
              </w:rPr>
              <w:t>1</w:t>
            </w:r>
          </w:p>
        </w:tc>
      </w:tr>
      <w:tr w:rsidR="0041073B" w14:paraId="007B73D9" w14:textId="77777777">
        <w:tc>
          <w:tcPr>
            <w:tcW w:w="2547" w:type="dxa"/>
          </w:tcPr>
          <w:p w14:paraId="0B337627" w14:textId="77777777" w:rsidR="0041073B" w:rsidRDefault="00000000">
            <w:pPr>
              <w:rPr>
                <w:sz w:val="28"/>
                <w:szCs w:val="28"/>
              </w:rPr>
            </w:pPr>
            <w:r>
              <w:rPr>
                <w:sz w:val="28"/>
                <w:szCs w:val="28"/>
              </w:rPr>
              <w:t>ValueError</w:t>
            </w:r>
          </w:p>
        </w:tc>
        <w:tc>
          <w:tcPr>
            <w:tcW w:w="1590" w:type="dxa"/>
          </w:tcPr>
          <w:p w14:paraId="50487003" w14:textId="77777777" w:rsidR="0041073B" w:rsidRDefault="00000000">
            <w:pPr>
              <w:jc w:val="right"/>
              <w:rPr>
                <w:sz w:val="28"/>
                <w:szCs w:val="28"/>
              </w:rPr>
            </w:pPr>
            <w:r>
              <w:rPr>
                <w:sz w:val="28"/>
                <w:szCs w:val="28"/>
              </w:rPr>
              <w:t>16</w:t>
            </w:r>
          </w:p>
        </w:tc>
        <w:tc>
          <w:tcPr>
            <w:tcW w:w="1684" w:type="dxa"/>
          </w:tcPr>
          <w:p w14:paraId="05FE05A0" w14:textId="77777777" w:rsidR="0041073B" w:rsidRDefault="00000000">
            <w:pPr>
              <w:jc w:val="right"/>
              <w:rPr>
                <w:sz w:val="28"/>
                <w:szCs w:val="28"/>
              </w:rPr>
            </w:pPr>
            <w:r>
              <w:rPr>
                <w:sz w:val="28"/>
                <w:szCs w:val="28"/>
              </w:rPr>
              <w:t>20</w:t>
            </w:r>
          </w:p>
        </w:tc>
        <w:tc>
          <w:tcPr>
            <w:tcW w:w="1995" w:type="dxa"/>
          </w:tcPr>
          <w:p w14:paraId="7D2A7921" w14:textId="77777777" w:rsidR="0041073B" w:rsidRDefault="00000000">
            <w:pPr>
              <w:jc w:val="right"/>
              <w:rPr>
                <w:sz w:val="28"/>
                <w:szCs w:val="28"/>
              </w:rPr>
            </w:pPr>
            <w:r>
              <w:rPr>
                <w:sz w:val="28"/>
                <w:szCs w:val="28"/>
              </w:rPr>
              <w:t>20</w:t>
            </w:r>
          </w:p>
        </w:tc>
        <w:tc>
          <w:tcPr>
            <w:tcW w:w="1442" w:type="dxa"/>
          </w:tcPr>
          <w:p w14:paraId="6175D50E" w14:textId="77777777" w:rsidR="0041073B" w:rsidRDefault="00000000">
            <w:pPr>
              <w:jc w:val="right"/>
              <w:rPr>
                <w:sz w:val="28"/>
                <w:szCs w:val="28"/>
              </w:rPr>
            </w:pPr>
            <w:r>
              <w:rPr>
                <w:sz w:val="28"/>
                <w:szCs w:val="28"/>
              </w:rPr>
              <w:t>0</w:t>
            </w:r>
          </w:p>
        </w:tc>
      </w:tr>
    </w:tbl>
    <w:p w14:paraId="1B1805AE" w14:textId="77777777" w:rsidR="0041073B" w:rsidRDefault="0041073B"/>
    <w:p w14:paraId="039EA062" w14:textId="77777777" w:rsidR="0041073B" w:rsidRDefault="0041073B"/>
    <w:p w14:paraId="777B891B" w14:textId="77777777" w:rsidR="0041073B" w:rsidRDefault="00000000">
      <w:pPr>
        <w:spacing w:line="360" w:lineRule="auto"/>
        <w:ind w:left="170" w:firstLine="720"/>
        <w:jc w:val="both"/>
        <w:rPr>
          <w:sz w:val="28"/>
          <w:szCs w:val="28"/>
        </w:rPr>
      </w:pPr>
      <w:r>
        <w:rPr>
          <w:sz w:val="28"/>
          <w:szCs w:val="28"/>
        </w:rPr>
        <w:t xml:space="preserve">Table 5.2 provides the detailed error reduction comparison for the full dataset. Across all error types, the baseline model records 1,791 total errors across 1,534 tasks (note that multiple errors can occur within a single task). After FedAvg aggregation, total errors reduce to 1,635, and after FedErrorAvg, total errors reduce further to 1,582 — an overall reduction of approximately 11.7% from baseline. The three most prevalent error types globally — ModuleNotFoundError, type_error, </w:t>
      </w:r>
      <w:r>
        <w:rPr>
          <w:sz w:val="28"/>
          <w:szCs w:val="28"/>
        </w:rPr>
        <w:lastRenderedPageBreak/>
        <w:t>and AssertionError — together account for nearly 58% of all baseline failures.</w:t>
      </w:r>
    </w:p>
    <w:p w14:paraId="5947CD87" w14:textId="77777777" w:rsidR="0041073B" w:rsidRDefault="00000000">
      <w:pPr>
        <w:spacing w:line="360" w:lineRule="auto"/>
        <w:ind w:left="170" w:firstLine="720"/>
        <w:jc w:val="both"/>
        <w:rPr>
          <w:sz w:val="28"/>
          <w:szCs w:val="28"/>
        </w:rPr>
      </w:pPr>
      <w:r>
        <w:rPr>
          <w:sz w:val="28"/>
          <w:szCs w:val="28"/>
        </w:rPr>
        <w:t>The most significant individual improvements are observed in NameError, which drops sharply from 55 to 13 after FedErrorAvg — an 84% reduction. This indicates substantially better handling of variable definitions and scope resolution. SyntaxError reduces from 104 to 46 (56% reduction), and TypeError reduces from 185 to 55 (70% reduction). These gains demonstrate that the federated fine-tuning process has improved the model's ability to generate structurally correct and type-consistent code.</w:t>
      </w:r>
    </w:p>
    <w:p w14:paraId="32A487E4" w14:textId="77777777" w:rsidR="0041073B" w:rsidRDefault="00000000">
      <w:pPr>
        <w:spacing w:line="360" w:lineRule="auto"/>
        <w:ind w:left="170" w:firstLine="720"/>
        <w:jc w:val="both"/>
        <w:rPr>
          <w:sz w:val="28"/>
          <w:szCs w:val="28"/>
        </w:rPr>
      </w:pPr>
      <w:r>
        <w:rPr>
          <w:sz w:val="28"/>
          <w:szCs w:val="28"/>
        </w:rPr>
        <w:t>However, the improvements are not uniform across all error types. AssertionError, which represents logical failures where generated code executes but produces incorrect outputs, reduces only modestly from 283 to 265 — a 6% reduction. This suggests that while the model has improved in syntax, API usage, and basic type handling, deeper logical reasoning and edge-case validation remain challenging. Similarly, ValueError shows minimal change, and some rare error types like KeyError and InternalError increase slightly after fine-tuning, likely due to the model exploring different failure modes as it learns to avoid more common errors.</w:t>
      </w:r>
    </w:p>
    <w:p w14:paraId="6CFDF31E" w14:textId="77777777" w:rsidR="0041073B" w:rsidRDefault="00000000">
      <w:pPr>
        <w:spacing w:line="360" w:lineRule="auto"/>
        <w:ind w:left="170" w:firstLine="720"/>
        <w:jc w:val="both"/>
        <w:rPr>
          <w:sz w:val="28"/>
          <w:szCs w:val="28"/>
        </w:rPr>
      </w:pPr>
      <w:r>
        <w:rPr>
          <w:sz w:val="28"/>
          <w:szCs w:val="28"/>
        </w:rPr>
        <w:t>Table 5.3 presents the same error reduction analysis on the test dataset, which confirms generalization. Total errors reduce from 307 (baseline) to 250 (FedAvg) to 230 (FedErrorAvg) — a 25% overall reduction on unseen data. NameError again shows dramatic improvement, dropping from 71 to 13 (82% reduction). SyntaxError reduces from 199 to 109 (45% reduction). The consistency between full-dataset and test-dataset error reductions confirms that the improvements are not due to overfitting but represent genuine learning of transferable coding patterns.</w:t>
      </w:r>
    </w:p>
    <w:p w14:paraId="6564B610" w14:textId="77777777" w:rsidR="0041073B" w:rsidRDefault="0041073B">
      <w:pPr>
        <w:spacing w:line="360" w:lineRule="auto"/>
        <w:ind w:left="170" w:firstLine="720"/>
        <w:jc w:val="both"/>
        <w:rPr>
          <w:sz w:val="28"/>
          <w:szCs w:val="28"/>
        </w:rPr>
      </w:pPr>
    </w:p>
    <w:p w14:paraId="63A980DE" w14:textId="77777777" w:rsidR="0041073B" w:rsidRDefault="0041073B"/>
    <w:p w14:paraId="78C1A48E" w14:textId="77777777" w:rsidR="0041073B" w:rsidRDefault="0041073B"/>
    <w:p w14:paraId="37D2C89C" w14:textId="77777777" w:rsidR="0041073B" w:rsidRDefault="0041073B"/>
    <w:p w14:paraId="551705F9" w14:textId="77777777" w:rsidR="002210A3" w:rsidRDefault="002210A3"/>
    <w:p w14:paraId="78991589" w14:textId="77777777" w:rsidR="002210A3" w:rsidRDefault="002210A3"/>
    <w:p w14:paraId="4EA13B46" w14:textId="77777777" w:rsidR="002210A3" w:rsidRDefault="002210A3"/>
    <w:p w14:paraId="2C66C73D" w14:textId="77777777" w:rsidR="0041073B" w:rsidRDefault="00000000">
      <w:pPr>
        <w:numPr>
          <w:ilvl w:val="1"/>
          <w:numId w:val="25"/>
        </w:numPr>
        <w:tabs>
          <w:tab w:val="left" w:pos="727"/>
        </w:tabs>
        <w:spacing w:line="320" w:lineRule="exact"/>
        <w:ind w:left="642" w:hanging="501"/>
        <w:rPr>
          <w:b/>
          <w:bCs/>
          <w:spacing w:val="-2"/>
          <w:sz w:val="28"/>
          <w:szCs w:val="28"/>
        </w:rPr>
      </w:pPr>
      <w:r>
        <w:rPr>
          <w:b/>
          <w:bCs/>
          <w:spacing w:val="-2"/>
          <w:sz w:val="28"/>
          <w:szCs w:val="28"/>
        </w:rPr>
        <w:lastRenderedPageBreak/>
        <w:t>CODEBLEU SIMILARITY</w:t>
      </w:r>
    </w:p>
    <w:p w14:paraId="7DF63C55" w14:textId="77777777" w:rsidR="0041073B" w:rsidRDefault="0041073B">
      <w:pPr>
        <w:tabs>
          <w:tab w:val="left" w:pos="727"/>
        </w:tabs>
        <w:spacing w:line="320" w:lineRule="exact"/>
        <w:ind w:left="141"/>
        <w:rPr>
          <w:b/>
          <w:bCs/>
          <w:spacing w:val="-2"/>
          <w:sz w:val="28"/>
          <w:szCs w:val="28"/>
        </w:rPr>
      </w:pPr>
    </w:p>
    <w:p w14:paraId="6A758C87" w14:textId="77777777" w:rsidR="0041073B" w:rsidRDefault="00000000">
      <w:pPr>
        <w:tabs>
          <w:tab w:val="left" w:pos="727"/>
        </w:tabs>
        <w:spacing w:line="360" w:lineRule="auto"/>
        <w:ind w:left="23"/>
        <w:jc w:val="both"/>
        <w:rPr>
          <w:spacing w:val="-2"/>
          <w:sz w:val="28"/>
          <w:szCs w:val="28"/>
        </w:rPr>
      </w:pPr>
      <w:r>
        <w:rPr>
          <w:sz w:val="28"/>
          <w:szCs w:val="28"/>
          <w:lang w:val="en-IN"/>
        </w:rPr>
        <w:tab/>
        <w:t>CodeBLEU is a metric for evaluating the quality of AI-generated code against reference code. It's an extension of the classic BLEU score but specifically designed for code. It combines n-gram match (how similar the tokens/words are), weighted n-gram match (gives more importance to keywords), syntactic match (compares AST structure), and semantic/dataflow match (checks if the logic/data flow is similar). Scores range from 0 to 1, where 1 means a perfect match with reference code. S</w:t>
      </w:r>
      <w:r>
        <w:rPr>
          <w:spacing w:val="-2"/>
          <w:sz w:val="28"/>
          <w:szCs w:val="28"/>
        </w:rPr>
        <w:t xml:space="preserve"> Figure 5.8 presents CodeBLEU scores across all three datasets for baseline, FedAvg, and Fed-ErrorAvg models.</w:t>
      </w:r>
    </w:p>
    <w:p w14:paraId="3A9CF66D" w14:textId="77777777" w:rsidR="0041073B" w:rsidRDefault="0041073B"/>
    <w:p w14:paraId="32A69634" w14:textId="77777777" w:rsidR="0041073B" w:rsidRDefault="0041073B"/>
    <w:p w14:paraId="3BDD243B" w14:textId="77777777" w:rsidR="0041073B" w:rsidRDefault="00000000">
      <w:r>
        <w:rPr>
          <w:noProof/>
        </w:rPr>
        <w:drawing>
          <wp:inline distT="0" distB="0" distL="0" distR="0" wp14:anchorId="39F0ACFA" wp14:editId="6128CE75">
            <wp:extent cx="5836920" cy="291846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pic:cNvPicPr>
                      <a:picLocks noChangeAspect="1"/>
                      <a:extLst>
                        <a:ext uri="sm">
                          <sm:smNativeData xmlns:sm="sm" xmlns:w="http://schemas.openxmlformats.org/wordprocessingml/2006/main" xmlns:w10="urn:schemas-microsoft-com:office:word" xmlns:v="urn:schemas-microsoft-com:vml" xmlns:o="urn:schemas-microsoft-com:office:office" xmlns="" val="SMDATA_16_1GvJ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sAQAAB6AAAAAAAAAAAAAAAAAAAAAAAAAAAAAAAAAAAAAAAAAAAAAA6CMAAPQRAAAAAAAAAAAAAAAAAAAoAAAACAAAAAEAAAABAAAA"/>
                        </a:ext>
                      </a:extLst>
                    </pic:cNvPicPr>
                  </pic:nvPicPr>
                  <pic:blipFill>
                    <a:blip r:embed="rId39"/>
                    <a:stretch>
                      <a:fillRect/>
                    </a:stretch>
                  </pic:blipFill>
                  <pic:spPr>
                    <a:xfrm>
                      <a:off x="0" y="0"/>
                      <a:ext cx="5836920" cy="2918460"/>
                    </a:xfrm>
                    <a:prstGeom prst="rect">
                      <a:avLst/>
                    </a:prstGeom>
                    <a:noFill/>
                    <a:ln w="12700">
                      <a:noFill/>
                    </a:ln>
                  </pic:spPr>
                </pic:pic>
              </a:graphicData>
            </a:graphic>
          </wp:inline>
        </w:drawing>
      </w:r>
    </w:p>
    <w:p w14:paraId="2DC3AF05" w14:textId="77777777" w:rsidR="0041073B" w:rsidRDefault="00000000">
      <w:pPr>
        <w:spacing w:line="360" w:lineRule="auto"/>
        <w:jc w:val="center"/>
        <w:rPr>
          <w:color w:val="000000"/>
          <w:sz w:val="28"/>
          <w:szCs w:val="28"/>
        </w:rPr>
      </w:pPr>
      <w:r>
        <w:rPr>
          <w:color w:val="000000"/>
          <w:sz w:val="28"/>
          <w:szCs w:val="28"/>
        </w:rPr>
        <w:t>Fig 5.8 CodeBLEU comparison between baseline, FedAvg and FedErrorAvg</w:t>
      </w:r>
    </w:p>
    <w:p w14:paraId="471E2683" w14:textId="77777777" w:rsidR="0041073B" w:rsidRDefault="0041073B"/>
    <w:p w14:paraId="6AB8454E" w14:textId="77777777" w:rsidR="0041073B" w:rsidRDefault="0041073B">
      <w:pPr>
        <w:jc w:val="both"/>
      </w:pPr>
    </w:p>
    <w:p w14:paraId="07797FE2" w14:textId="5B2BAA50" w:rsidR="002210A3" w:rsidRDefault="00000000">
      <w:pPr>
        <w:spacing w:line="360" w:lineRule="auto"/>
        <w:jc w:val="both"/>
        <w:rPr>
          <w:b/>
          <w:bCs/>
          <w:sz w:val="28"/>
          <w:szCs w:val="28"/>
        </w:rPr>
      </w:pPr>
      <w:r>
        <w:rPr>
          <w:b/>
          <w:bCs/>
          <w:sz w:val="28"/>
          <w:szCs w:val="28"/>
        </w:rPr>
        <w:t>KEY FINDINGS</w:t>
      </w:r>
    </w:p>
    <w:p w14:paraId="6CADAA41" w14:textId="35319528" w:rsidR="0041073B" w:rsidRDefault="00000000">
      <w:pPr>
        <w:spacing w:line="360" w:lineRule="auto"/>
        <w:ind w:left="170" w:firstLine="550"/>
        <w:jc w:val="both"/>
        <w:rPr>
          <w:sz w:val="28"/>
          <w:szCs w:val="28"/>
        </w:rPr>
      </w:pPr>
      <w:r>
        <w:rPr>
          <w:sz w:val="28"/>
          <w:szCs w:val="28"/>
        </w:rPr>
        <w:t xml:space="preserve">From our analysis with both FedAvg and FedErrorAvg outperform the Baseline on all three datasets. On HumanEval the scores are very close (0.292 to 0.299 to 0.297), showing fine-tuning gives a small but consistent bump. On MBPP the baseline is a striking 0.000, meaning the pre-fine-tuned model generated code with zero meaningful similarity to reference solutions fine-tuning completely rescued this benchmark, pushing it to 0.284 and 0.295. On DS1000 the gains are </w:t>
      </w:r>
      <w:r>
        <w:rPr>
          <w:sz w:val="28"/>
          <w:szCs w:val="28"/>
        </w:rPr>
        <w:lastRenderedPageBreak/>
        <w:t>the largest, with FedErrorAvg hitting 0.342 against a baseline of 0.241, roughly a 42% relative improvement.</w:t>
      </w:r>
    </w:p>
    <w:p w14:paraId="5D695F98" w14:textId="77777777" w:rsidR="0041073B" w:rsidRDefault="0041073B">
      <w:pPr>
        <w:spacing w:line="360" w:lineRule="auto"/>
        <w:ind w:left="170" w:firstLine="550"/>
        <w:jc w:val="both"/>
        <w:rPr>
          <w:sz w:val="28"/>
          <w:szCs w:val="28"/>
        </w:rPr>
      </w:pPr>
    </w:p>
    <w:p w14:paraId="2E853E49" w14:textId="77777777" w:rsidR="0041073B" w:rsidRDefault="00000000">
      <w:pPr>
        <w:spacing w:line="360" w:lineRule="auto"/>
        <w:ind w:left="170" w:firstLine="550"/>
        <w:jc w:val="both"/>
        <w:rPr>
          <w:sz w:val="28"/>
          <w:szCs w:val="28"/>
        </w:rPr>
      </w:pPr>
      <w:r>
        <w:rPr>
          <w:sz w:val="28"/>
          <w:szCs w:val="28"/>
        </w:rPr>
        <w:t xml:space="preserve">FedErrorAvg consistently beats or ties FedAvg, which suggests that weighting aggregation by client error rates is a genuinely useful strategy the model learns more effectively from clients that struggled harder during training.This proves that fine-tuning works.  </w:t>
      </w:r>
    </w:p>
    <w:p w14:paraId="48B337DB" w14:textId="77777777" w:rsidR="0041073B" w:rsidRDefault="0041073B"/>
    <w:p w14:paraId="1E72B563" w14:textId="77777777" w:rsidR="0041073B" w:rsidRDefault="0041073B"/>
    <w:p w14:paraId="31A54EDD" w14:textId="77777777" w:rsidR="0041073B" w:rsidRDefault="0041073B">
      <w:pPr>
        <w:sectPr w:rsidR="0041073B">
          <w:headerReference w:type="default" r:id="rId40"/>
          <w:footerReference w:type="default" r:id="rId41"/>
          <w:pgSz w:w="11920" w:h="16850"/>
          <w:pgMar w:top="1420" w:right="1133" w:bottom="1200" w:left="1417" w:header="0" w:footer="1012" w:gutter="0"/>
          <w:cols w:space="720"/>
        </w:sectPr>
      </w:pPr>
    </w:p>
    <w:p w14:paraId="2DCF3B18" w14:textId="77777777" w:rsidR="0041073B" w:rsidRDefault="00000000">
      <w:pPr>
        <w:pStyle w:val="Heading1"/>
        <w:spacing w:before="77" w:line="480" w:lineRule="auto"/>
        <w:ind w:left="2159" w:right="2082" w:firstLine="1671"/>
      </w:pPr>
      <w:r>
        <w:lastRenderedPageBreak/>
        <w:t>CHAPTER 6 CONCLUSION</w:t>
      </w:r>
      <w:r>
        <w:rPr>
          <w:spacing w:val="-18"/>
        </w:rPr>
        <w:t xml:space="preserve"> </w:t>
      </w:r>
      <w:r>
        <w:t>AND</w:t>
      </w:r>
      <w:r>
        <w:rPr>
          <w:spacing w:val="-15"/>
        </w:rPr>
        <w:t xml:space="preserve"> </w:t>
      </w:r>
      <w:r>
        <w:t>FUTURE</w:t>
      </w:r>
      <w:r>
        <w:rPr>
          <w:spacing w:val="-15"/>
        </w:rPr>
        <w:t xml:space="preserve"> </w:t>
      </w:r>
      <w:r>
        <w:t>WORKS</w:t>
      </w:r>
    </w:p>
    <w:p w14:paraId="021AD426" w14:textId="77777777" w:rsidR="0041073B" w:rsidRDefault="00000000">
      <w:pPr>
        <w:pStyle w:val="BodyText"/>
        <w:spacing w:line="360" w:lineRule="auto"/>
        <w:ind w:left="23" w:right="139" w:firstLine="720"/>
        <w:jc w:val="both"/>
      </w:pPr>
      <w:r>
        <w:t>This project proposed and implemented a federated learning framework for improving the reliability of large language model (LLM)-based code generation through hallucination-aware fine-tuning and a novel error-weighted aggregation strategy. The work addressed a core challenge in deploying LLMs for real-world software engineering: the tendency of these models to generate syntactically plausible but semantically incorrect code - a phenomenon known as hallucination - compounded by the practical constraint that training data is often distributed across multiple private, heterogeneous sources.</w:t>
      </w:r>
    </w:p>
    <w:p w14:paraId="5A4973C5" w14:textId="77777777" w:rsidR="0041073B" w:rsidRDefault="0041073B">
      <w:pPr>
        <w:rPr>
          <w:lang w:val="en-IN"/>
        </w:rPr>
      </w:pPr>
    </w:p>
    <w:p w14:paraId="4EEB2EB9" w14:textId="77777777" w:rsidR="0041073B" w:rsidRDefault="00000000">
      <w:pPr>
        <w:spacing w:line="360" w:lineRule="auto"/>
        <w:ind w:firstLine="720"/>
        <w:rPr>
          <w:sz w:val="28"/>
          <w:szCs w:val="28"/>
          <w:lang w:val="en-IN"/>
        </w:rPr>
      </w:pPr>
      <w:r>
        <w:rPr>
          <w:sz w:val="28"/>
          <w:szCs w:val="28"/>
          <w:lang w:val="en-IN"/>
        </w:rPr>
        <w:t>The proposed system operates across two tiers. At the client tier, each participant independently generates code from a frozen Qwen2.5-Coder-3B base model, subjects the outputs to a three-stage hallucination detection pipeline comprising AST analysis, Library API validation, and dynamic execution testing, and uses the resulting structured fault records to assemble a high-quality supervised fine-tuning dataset. Parameter-efficient fine-tuning using Low-Rank Adaptation (LoRA) is then performed locally, adapting only 29.9 million of the model's 3.09 billion parameters while leaving the base weights entirely frozen. This design ensures privacy preservation - only compact LoRA adapter checkpoints, not raw data or code, are transmitted to the central server.</w:t>
      </w:r>
    </w:p>
    <w:p w14:paraId="2F6C5E1A" w14:textId="77777777" w:rsidR="0041073B" w:rsidRDefault="0041073B">
      <w:pPr>
        <w:spacing w:line="360" w:lineRule="auto"/>
        <w:ind w:firstLine="720"/>
        <w:rPr>
          <w:sz w:val="28"/>
          <w:szCs w:val="28"/>
          <w:lang w:val="en-IN"/>
        </w:rPr>
      </w:pPr>
    </w:p>
    <w:p w14:paraId="6B62DEB0" w14:textId="77777777" w:rsidR="0041073B" w:rsidRDefault="00000000">
      <w:pPr>
        <w:spacing w:line="360" w:lineRule="auto"/>
        <w:ind w:firstLine="720"/>
        <w:jc w:val="both"/>
        <w:rPr>
          <w:sz w:val="28"/>
          <w:szCs w:val="28"/>
          <w:lang w:val="en-IN"/>
        </w:rPr>
      </w:pPr>
      <w:r>
        <w:rPr>
          <w:sz w:val="28"/>
          <w:szCs w:val="28"/>
          <w:lang w:val="en-IN"/>
        </w:rPr>
        <w:t>At the server tier, the proposed Fed-Error Average aggregation algorithm combines client adapters using weights derived from the distribution of hallucination error types across clients, rather than relying solely on dataset size as in standard Federated Averaging. Clients whose data exhibits more diverse and globally prevalent error patterns contribute proportionally more to the global adapter, enabling the aggregated model to learn more effectively from the heterogeneous failure modes present in real-world federated code generation scenarios.</w:t>
      </w:r>
    </w:p>
    <w:p w14:paraId="4B05FE92" w14:textId="77777777" w:rsidR="0041073B" w:rsidRDefault="0041073B">
      <w:pPr>
        <w:spacing w:line="360" w:lineRule="auto"/>
        <w:rPr>
          <w:sz w:val="28"/>
          <w:szCs w:val="28"/>
          <w:lang w:val="en-IN"/>
        </w:rPr>
      </w:pPr>
    </w:p>
    <w:p w14:paraId="400411F6" w14:textId="77777777" w:rsidR="0041073B" w:rsidRDefault="00000000">
      <w:pPr>
        <w:spacing w:line="360" w:lineRule="auto"/>
        <w:ind w:firstLine="720"/>
        <w:jc w:val="both"/>
        <w:rPr>
          <w:sz w:val="28"/>
          <w:szCs w:val="28"/>
          <w:lang w:val="en-IN"/>
        </w:rPr>
      </w:pPr>
      <w:r>
        <w:rPr>
          <w:sz w:val="28"/>
          <w:szCs w:val="28"/>
          <w:lang w:val="en-IN"/>
        </w:rPr>
        <w:t>Experimental evaluation across three benchmark datasets - HumanEval (Client 2, 164 tasks), MBPP (Client 1, 377 tasks), and DS-1000 (Client 3, 1,000 tasks) - demonstrated clear improvements in both Pass@1 functional correctness and CodeBLEU similarity scores after federated fine-tuning. MBPP, which showed near-zero CodeBLEU under the baseline model, recovered to 0.295 under Fed-Error Average. DS-1000 achieved a 42% relative improvement in CodeBLEU (0.241 to 0.342), driven by substantially better handling of library-level API hallucinations. HumanEval showed consistent improvements in structural correctness. Across all configurations, Fed-Error Average consistently matched or outperformed standard FedAvg, confirming that weighting by error diversity provides a tangible benefit in non-IID federated settings.</w:t>
      </w:r>
    </w:p>
    <w:p w14:paraId="7731EBEC" w14:textId="77777777" w:rsidR="0041073B" w:rsidRDefault="0041073B">
      <w:pPr>
        <w:spacing w:line="360" w:lineRule="auto"/>
        <w:rPr>
          <w:sz w:val="28"/>
          <w:szCs w:val="28"/>
          <w:lang w:val="en-IN"/>
        </w:rPr>
      </w:pPr>
    </w:p>
    <w:p w14:paraId="5134A99B" w14:textId="77777777" w:rsidR="0041073B" w:rsidRDefault="00000000">
      <w:pPr>
        <w:spacing w:line="360" w:lineRule="auto"/>
        <w:ind w:firstLine="720"/>
        <w:jc w:val="both"/>
        <w:rPr>
          <w:sz w:val="28"/>
          <w:szCs w:val="28"/>
          <w:lang w:val="en-IN"/>
        </w:rPr>
      </w:pPr>
      <w:r>
        <w:rPr>
          <w:sz w:val="28"/>
          <w:szCs w:val="28"/>
          <w:lang w:val="en-IN"/>
        </w:rPr>
        <w:t>The hallucination detection pipeline itself identified 1,791 errors across 1,534 tasks, with ModuleNotFoundError, type_error, and AssertionError accounting for nearly 58% of all failures. This comprehensive fault taxonomy not only powered the Fed-Error Average aggregation but also provided interpretable insight into where and how the base model fails, forming a foundation for targeted future improvements.</w:t>
      </w:r>
    </w:p>
    <w:p w14:paraId="6C5B764C" w14:textId="77777777" w:rsidR="0041073B" w:rsidRDefault="0041073B">
      <w:pPr>
        <w:spacing w:line="360" w:lineRule="auto"/>
        <w:ind w:firstLine="720"/>
        <w:jc w:val="both"/>
        <w:rPr>
          <w:sz w:val="28"/>
          <w:szCs w:val="28"/>
          <w:lang w:val="en-IN"/>
        </w:rPr>
      </w:pPr>
    </w:p>
    <w:p w14:paraId="0BD63D65" w14:textId="77777777" w:rsidR="0041073B" w:rsidRDefault="00000000">
      <w:pPr>
        <w:spacing w:line="360" w:lineRule="auto"/>
        <w:ind w:firstLine="720"/>
        <w:jc w:val="both"/>
        <w:rPr>
          <w:sz w:val="28"/>
          <w:szCs w:val="28"/>
          <w:lang w:val="en-IN"/>
        </w:rPr>
      </w:pPr>
      <w:r>
        <w:rPr>
          <w:sz w:val="28"/>
          <w:szCs w:val="28"/>
          <w:lang w:val="en-IN"/>
        </w:rPr>
        <w:t xml:space="preserve">In summary, this work demonstrates that combining hallucination-aware dataset construction, parameter-efficient federated fine-tuning, and error-distribution-weighted aggregation produces a measurable and consistent reduction in code generation hallucinations, all within a privacy-preserving, decentralised framework that is practically deployable across heterogeneous client environments. The results validate the viability of federated learning as a mechanism for improving LLM code reliability without centralising sensitive data, and establish Fed-Error Average as an effective enhancement over the standard FedAvg. </w:t>
      </w:r>
    </w:p>
    <w:p w14:paraId="34FE01DE" w14:textId="77777777" w:rsidR="0041073B" w:rsidRDefault="0041073B">
      <w:pPr>
        <w:spacing w:line="360" w:lineRule="auto"/>
        <w:rPr>
          <w:sz w:val="28"/>
          <w:szCs w:val="28"/>
        </w:rPr>
      </w:pPr>
    </w:p>
    <w:p w14:paraId="0F9A61A4" w14:textId="77777777" w:rsidR="0041073B" w:rsidRDefault="00000000">
      <w:pPr>
        <w:spacing w:line="360" w:lineRule="auto"/>
        <w:rPr>
          <w:b/>
          <w:bCs/>
          <w:sz w:val="28"/>
          <w:szCs w:val="28"/>
        </w:rPr>
      </w:pPr>
      <w:r>
        <w:rPr>
          <w:b/>
          <w:bCs/>
          <w:sz w:val="28"/>
          <w:szCs w:val="28"/>
        </w:rPr>
        <w:lastRenderedPageBreak/>
        <w:t>FUTURE WORKS</w:t>
      </w:r>
    </w:p>
    <w:p w14:paraId="30A088B3" w14:textId="77777777" w:rsidR="0041073B" w:rsidRDefault="00000000">
      <w:pPr>
        <w:spacing w:line="360" w:lineRule="auto"/>
        <w:ind w:firstLine="720"/>
        <w:jc w:val="both"/>
        <w:rPr>
          <w:sz w:val="28"/>
          <w:szCs w:val="28"/>
          <w:lang w:val="en-IN"/>
        </w:rPr>
      </w:pPr>
      <w:r>
        <w:rPr>
          <w:sz w:val="28"/>
          <w:szCs w:val="28"/>
          <w:lang w:val="en-IN"/>
        </w:rPr>
        <w:t>The most immediate avenue for improvement lies in scaling the framework to stronger base models such as Qwen2.5-Coder-7B or DeepSeek-Coder-33B, which would better handle the persistent API misuse and logical errors observed in this work. Alongside this, expanding the dataset portfolio to include APPS - a benchmark of ~10,000 problems spanning introductory to competition-level difficulty - along with CodeContests and SWE-bench would expose the Fed-Error Average aggregation to a far richer and more diverse hallucination taxonomy, improving the framework's ability to generalise across real-world coding domains.</w:t>
      </w:r>
    </w:p>
    <w:p w14:paraId="19A916BE" w14:textId="77777777" w:rsidR="0041073B" w:rsidRDefault="0041073B">
      <w:pPr>
        <w:spacing w:line="360" w:lineRule="auto"/>
        <w:ind w:firstLine="720"/>
        <w:jc w:val="both"/>
        <w:rPr>
          <w:sz w:val="28"/>
          <w:szCs w:val="28"/>
          <w:lang w:val="en-IN"/>
        </w:rPr>
      </w:pPr>
    </w:p>
    <w:p w14:paraId="06DA3717" w14:textId="77777777" w:rsidR="0041073B" w:rsidRDefault="00000000">
      <w:pPr>
        <w:spacing w:line="360" w:lineRule="auto"/>
        <w:ind w:firstLine="720"/>
        <w:jc w:val="both"/>
        <w:rPr>
          <w:sz w:val="28"/>
          <w:szCs w:val="28"/>
          <w:lang w:val="en-IN"/>
        </w:rPr>
      </w:pPr>
      <w:r>
        <w:rPr>
          <w:sz w:val="28"/>
          <w:szCs w:val="28"/>
          <w:lang w:val="en-IN"/>
        </w:rPr>
        <w:t>A key limitation of the current system is the underperformance of the Automatic Program Repair (APR) module, which frequently failed to produce valid patches even when given precise fault locations. Integrating a Knowledge Graph (KG)-based suggestion system into the APR pipeline - encoding verified API signatures, argument types, and known error-fix pairs - could guide the repair model with explicit, structured context rather than relying on the LLM's implicit knowledge, effectively closing the loop between hallucination detection and reliable code repair.</w:t>
      </w:r>
    </w:p>
    <w:p w14:paraId="7C802C71" w14:textId="77777777" w:rsidR="0041073B" w:rsidRDefault="0041073B">
      <w:pPr>
        <w:spacing w:line="360" w:lineRule="auto"/>
        <w:ind w:firstLine="720"/>
        <w:jc w:val="both"/>
        <w:rPr>
          <w:sz w:val="28"/>
          <w:szCs w:val="28"/>
          <w:lang w:val="en-IN"/>
        </w:rPr>
      </w:pPr>
    </w:p>
    <w:p w14:paraId="5C35E901" w14:textId="77777777" w:rsidR="0041073B" w:rsidRDefault="00000000">
      <w:pPr>
        <w:spacing w:line="360" w:lineRule="auto"/>
        <w:ind w:firstLine="720"/>
        <w:jc w:val="both"/>
        <w:rPr>
          <w:sz w:val="28"/>
          <w:szCs w:val="28"/>
        </w:rPr>
      </w:pPr>
      <w:r>
        <w:rPr>
          <w:sz w:val="28"/>
          <w:szCs w:val="28"/>
          <w:lang w:val="en-IN"/>
        </w:rPr>
        <w:t>On the federated learning side, extending training to multiple communication rounds with dynamically reweighted client aggregation - prioritising high-error-diversity clients early and shifting weight to rarer error patterns later - would allow the global model to iteratively refine its coverage of failure modes. Combining this with an execution-guided feedback loop, where clients continuously generate, test, detect, and repair code across epochs, would transform the current one-shot pipeline into a self-improving code generation system capable of progressively eliminating hallucinations at scale.</w:t>
      </w:r>
    </w:p>
    <w:p w14:paraId="1B38B23E" w14:textId="77777777" w:rsidR="0041073B" w:rsidRDefault="0041073B">
      <w:pPr>
        <w:sectPr w:rsidR="0041073B">
          <w:headerReference w:type="default" r:id="rId42"/>
          <w:footerReference w:type="default" r:id="rId43"/>
          <w:pgSz w:w="11920" w:h="16850"/>
          <w:pgMar w:top="1360" w:right="1133" w:bottom="1200" w:left="1417" w:header="0" w:footer="1012" w:gutter="0"/>
          <w:cols w:space="720"/>
        </w:sectPr>
      </w:pPr>
    </w:p>
    <w:p w14:paraId="691AB70F" w14:textId="77777777" w:rsidR="0041073B" w:rsidRDefault="00000000">
      <w:pPr>
        <w:pStyle w:val="Heading1"/>
        <w:spacing w:before="77"/>
        <w:ind w:left="0" w:right="118" w:firstLine="0"/>
        <w:jc w:val="both"/>
        <w:rPr>
          <w:spacing w:val="-2"/>
        </w:rPr>
      </w:pPr>
      <w:r>
        <w:rPr>
          <w:spacing w:val="-2"/>
        </w:rPr>
        <w:lastRenderedPageBreak/>
        <w:t>REFERENCES</w:t>
      </w:r>
    </w:p>
    <w:p w14:paraId="7F447C54" w14:textId="77777777" w:rsidR="00B50770" w:rsidRPr="00B50770" w:rsidRDefault="00B50770" w:rsidP="00B50770">
      <w:pPr>
        <w:spacing w:line="360" w:lineRule="auto"/>
        <w:jc w:val="both"/>
        <w:rPr>
          <w:sz w:val="28"/>
          <w:szCs w:val="28"/>
        </w:rPr>
      </w:pPr>
    </w:p>
    <w:p w14:paraId="0162AE09" w14:textId="36C9E1BA" w:rsidR="00B50770" w:rsidRPr="00720490" w:rsidRDefault="00B50770" w:rsidP="00B50770">
      <w:pPr>
        <w:spacing w:line="360" w:lineRule="auto"/>
        <w:jc w:val="both"/>
        <w:rPr>
          <w:sz w:val="28"/>
          <w:szCs w:val="28"/>
        </w:rPr>
      </w:pPr>
      <w:r w:rsidRPr="00720490">
        <w:rPr>
          <w:sz w:val="28"/>
          <w:szCs w:val="28"/>
        </w:rPr>
        <w:t>[1] S. Fakhoury, A. Naik, G. Sakkas, S. Chakraborty and S. K. Lahiri, "LLM-Based Test-Driven Interactive Code Generation: User Study and Empirical Evaluation," IEEE Transactions on Software Engineering, vol. 50, no. 9, pp. 2254–2268, Sept. 2024, doi: 10.1109/TSE.2024.3428972.</w:t>
      </w:r>
    </w:p>
    <w:p w14:paraId="41BB4B23" w14:textId="77777777" w:rsidR="00B50770" w:rsidRPr="00720490" w:rsidRDefault="00B50770" w:rsidP="00B50770">
      <w:pPr>
        <w:spacing w:line="360" w:lineRule="auto"/>
        <w:jc w:val="both"/>
        <w:rPr>
          <w:sz w:val="28"/>
          <w:szCs w:val="28"/>
        </w:rPr>
      </w:pPr>
    </w:p>
    <w:p w14:paraId="493E5C93" w14:textId="7294F078" w:rsidR="00B50770" w:rsidRPr="00720490" w:rsidRDefault="00B50770" w:rsidP="00B50770">
      <w:pPr>
        <w:spacing w:line="360" w:lineRule="auto"/>
        <w:jc w:val="both"/>
        <w:rPr>
          <w:sz w:val="28"/>
          <w:szCs w:val="28"/>
        </w:rPr>
      </w:pPr>
      <w:r w:rsidRPr="00720490">
        <w:rPr>
          <w:sz w:val="28"/>
          <w:szCs w:val="28"/>
        </w:rPr>
        <w:t>[2] R. Khojah, F. G. de Oliveira Neto, M. Mohamad and P. Leitner, "The Impact of Prompt Programming on Function-Level Code Generation," IEEE Transactions on Software Engineering, vol. 51, no. 8, pp. 2381–2395, Aug. 2025, doi: 10.1109/TSE.2025.3587794.</w:t>
      </w:r>
    </w:p>
    <w:p w14:paraId="7872570E" w14:textId="77777777" w:rsidR="00B50770" w:rsidRPr="00720490" w:rsidRDefault="00B50770" w:rsidP="00B50770">
      <w:pPr>
        <w:spacing w:line="360" w:lineRule="auto"/>
        <w:jc w:val="both"/>
        <w:rPr>
          <w:sz w:val="28"/>
          <w:szCs w:val="28"/>
        </w:rPr>
      </w:pPr>
    </w:p>
    <w:p w14:paraId="5582A441" w14:textId="0A000C2C" w:rsidR="00B50770" w:rsidRPr="00720490" w:rsidRDefault="00B50770" w:rsidP="00B50770">
      <w:pPr>
        <w:spacing w:line="360" w:lineRule="auto"/>
        <w:jc w:val="both"/>
        <w:rPr>
          <w:sz w:val="28"/>
          <w:szCs w:val="28"/>
        </w:rPr>
      </w:pPr>
      <w:r w:rsidRPr="00720490">
        <w:rPr>
          <w:sz w:val="28"/>
          <w:szCs w:val="28"/>
        </w:rPr>
        <w:t>[3] J. Chen, Z. Cai, W. Chen, W. Wang, Z. Zheng and P. S. Yu, "A Federated Adaptive Large Language Model Fine-Tuning Framework for Software Development," IEEE Transactions on Services Computing, 2025, doi: 10.1109/TSC.2025.3623626.</w:t>
      </w:r>
    </w:p>
    <w:p w14:paraId="0FE4284F" w14:textId="77777777" w:rsidR="00B50770" w:rsidRPr="00720490" w:rsidRDefault="00B50770" w:rsidP="00B50770">
      <w:pPr>
        <w:spacing w:line="360" w:lineRule="auto"/>
        <w:jc w:val="both"/>
        <w:rPr>
          <w:sz w:val="28"/>
          <w:szCs w:val="28"/>
        </w:rPr>
      </w:pPr>
    </w:p>
    <w:p w14:paraId="3EEB183F" w14:textId="66434707" w:rsidR="00B50770" w:rsidRPr="00720490" w:rsidRDefault="00B50770" w:rsidP="00B50770">
      <w:pPr>
        <w:spacing w:line="360" w:lineRule="auto"/>
        <w:jc w:val="both"/>
        <w:rPr>
          <w:sz w:val="28"/>
          <w:szCs w:val="28"/>
        </w:rPr>
      </w:pPr>
      <w:r w:rsidRPr="00720490">
        <w:rPr>
          <w:sz w:val="28"/>
          <w:szCs w:val="28"/>
        </w:rPr>
        <w:t>[4] Z. Liu, Y. Tang, X. Luo, Y. Zhou and L. F. Zhang, "No Need to Lift a Finger Anymore? Assessing the Quality of Code Generation by ChatGPT," IEEE Transactions on Software Engineering, vol. 50, no. 6, June 2024, doi: 10.1109/TSE.2024.3392499.</w:t>
      </w:r>
    </w:p>
    <w:p w14:paraId="5C0DEF8B" w14:textId="77777777" w:rsidR="00B50770" w:rsidRPr="00720490" w:rsidRDefault="00B50770" w:rsidP="00B50770">
      <w:pPr>
        <w:spacing w:line="360" w:lineRule="auto"/>
        <w:jc w:val="both"/>
        <w:rPr>
          <w:sz w:val="28"/>
          <w:szCs w:val="28"/>
        </w:rPr>
      </w:pPr>
    </w:p>
    <w:p w14:paraId="1DAB8C5A" w14:textId="6F55E517" w:rsidR="00B50770" w:rsidRPr="00720490" w:rsidRDefault="00B50770" w:rsidP="00B50770">
      <w:pPr>
        <w:spacing w:line="360" w:lineRule="auto"/>
        <w:jc w:val="both"/>
        <w:rPr>
          <w:sz w:val="28"/>
          <w:szCs w:val="28"/>
        </w:rPr>
      </w:pPr>
      <w:r w:rsidRPr="00720490">
        <w:rPr>
          <w:sz w:val="28"/>
          <w:szCs w:val="28"/>
        </w:rPr>
        <w:t>[5] M. Nashaat and J. Miller, "Towards Efficient Fine-Tuning of Language Models With Organizational Data for Automated Software Review," IEEE Transactions on Software Engineering, vol. 50, no. 9, pp. 2240–2253, Sept. 2024, doi: 10.1109/TSE.2024.3428324.</w:t>
      </w:r>
    </w:p>
    <w:p w14:paraId="59341EE7" w14:textId="77777777" w:rsidR="00B50770" w:rsidRPr="00720490" w:rsidRDefault="00B50770" w:rsidP="00B50770">
      <w:pPr>
        <w:spacing w:line="360" w:lineRule="auto"/>
        <w:jc w:val="both"/>
        <w:rPr>
          <w:sz w:val="28"/>
          <w:szCs w:val="28"/>
        </w:rPr>
      </w:pPr>
    </w:p>
    <w:p w14:paraId="3F926553" w14:textId="0CDD80EA" w:rsidR="00B50770" w:rsidRPr="00720490" w:rsidRDefault="00B50770" w:rsidP="00B50770">
      <w:pPr>
        <w:spacing w:line="360" w:lineRule="auto"/>
        <w:jc w:val="both"/>
        <w:rPr>
          <w:sz w:val="28"/>
          <w:szCs w:val="28"/>
        </w:rPr>
      </w:pPr>
      <w:r w:rsidRPr="00720490">
        <w:rPr>
          <w:sz w:val="28"/>
          <w:szCs w:val="28"/>
        </w:rPr>
        <w:t xml:space="preserve">[6] S. Ouyang, J. M. Zhang, Z. Sun and A. M. Penuela, "Knowledge-Enhanced Program Repair for Data Science Code," in Proc. IEEE/ACM 47th Int. Conf. Software Engineering (ICSE), Ottawa, Canada, 2025, pp. 898–910, doi: </w:t>
      </w:r>
      <w:r w:rsidRPr="00720490">
        <w:rPr>
          <w:sz w:val="28"/>
          <w:szCs w:val="28"/>
        </w:rPr>
        <w:lastRenderedPageBreak/>
        <w:t>10.1109/ICSE55347.2025.00246.</w:t>
      </w:r>
    </w:p>
    <w:p w14:paraId="6E460016" w14:textId="77777777" w:rsidR="00B50770" w:rsidRPr="00720490" w:rsidRDefault="00B50770" w:rsidP="00B50770">
      <w:pPr>
        <w:spacing w:line="360" w:lineRule="auto"/>
        <w:jc w:val="both"/>
        <w:rPr>
          <w:sz w:val="28"/>
          <w:szCs w:val="28"/>
        </w:rPr>
      </w:pPr>
    </w:p>
    <w:p w14:paraId="0E7E2B28" w14:textId="34A4B317" w:rsidR="00B50770" w:rsidRPr="00720490" w:rsidRDefault="00B50770" w:rsidP="00B50770">
      <w:pPr>
        <w:spacing w:line="360" w:lineRule="auto"/>
        <w:jc w:val="both"/>
        <w:rPr>
          <w:sz w:val="28"/>
          <w:szCs w:val="28"/>
        </w:rPr>
      </w:pPr>
      <w:r w:rsidRPr="00720490">
        <w:rPr>
          <w:sz w:val="28"/>
          <w:szCs w:val="28"/>
        </w:rPr>
        <w:t>[7] Q. Wang, C. Li, Y. Liu, Q. Zhu, J. Song and T. Shen, "An Adaptive Framework Embedded With LLM for Knowledge Graph Construction," IEEE Transactions on Multimedia, vol. 27, pp. 2912–2923, 2025, doi: 10.1109/TMM.2025.3557717.</w:t>
      </w:r>
    </w:p>
    <w:p w14:paraId="194A4505" w14:textId="77777777" w:rsidR="00B50770" w:rsidRPr="00720490" w:rsidRDefault="00B50770" w:rsidP="00B50770">
      <w:pPr>
        <w:spacing w:line="360" w:lineRule="auto"/>
        <w:jc w:val="both"/>
        <w:rPr>
          <w:sz w:val="28"/>
          <w:szCs w:val="28"/>
        </w:rPr>
      </w:pPr>
    </w:p>
    <w:p w14:paraId="5146A017" w14:textId="53BCEDFC" w:rsidR="00B50770" w:rsidRPr="00720490" w:rsidRDefault="00B50770" w:rsidP="00B50770">
      <w:pPr>
        <w:spacing w:line="360" w:lineRule="auto"/>
        <w:jc w:val="both"/>
        <w:rPr>
          <w:sz w:val="28"/>
          <w:szCs w:val="28"/>
        </w:rPr>
      </w:pPr>
      <w:r w:rsidRPr="00720490">
        <w:rPr>
          <w:sz w:val="28"/>
          <w:szCs w:val="28"/>
        </w:rPr>
        <w:t>[8] B. Yang, J. Dang, H. Liu and Z. Jin, "Advancing LLM-Generated Code Reliability: A Hybrid Approach for Hallucination Detection," IEEE Transactions on Software Engineering, early access, pp. 1–17, 2025, doi: 10.1109/TSE.2025.3640641.</w:t>
      </w:r>
    </w:p>
    <w:p w14:paraId="1D7872F1" w14:textId="77777777" w:rsidR="00B50770" w:rsidRPr="00720490" w:rsidRDefault="00B50770" w:rsidP="00B50770">
      <w:pPr>
        <w:spacing w:line="360" w:lineRule="auto"/>
        <w:jc w:val="both"/>
        <w:rPr>
          <w:sz w:val="28"/>
          <w:szCs w:val="28"/>
        </w:rPr>
      </w:pPr>
    </w:p>
    <w:p w14:paraId="30DE4033" w14:textId="0E5AD749" w:rsidR="00B50770" w:rsidRPr="00720490" w:rsidRDefault="00B50770" w:rsidP="00B50770">
      <w:pPr>
        <w:spacing w:line="360" w:lineRule="auto"/>
        <w:jc w:val="both"/>
        <w:rPr>
          <w:sz w:val="28"/>
          <w:szCs w:val="28"/>
        </w:rPr>
      </w:pPr>
      <w:r w:rsidRPr="00720490">
        <w:rPr>
          <w:sz w:val="28"/>
          <w:szCs w:val="28"/>
        </w:rPr>
        <w:t>[9] X. Yi, C. Hu, B. Cai, H. Huang, Y. Chen and K. Wang, "FedALoRA: Adaptive Local LoRA Aggregation for Personalized Federated Learning in LLM," IEEE Internet of Things Journal, vol. 12, no. 24, pp. 51854–51865, Dec. 2025, doi: 10.1109/JIOT.2025.3582427.</w:t>
      </w:r>
    </w:p>
    <w:p w14:paraId="5951A44A" w14:textId="77777777" w:rsidR="00B50770" w:rsidRPr="00720490" w:rsidRDefault="00B50770" w:rsidP="00B50770">
      <w:pPr>
        <w:spacing w:line="360" w:lineRule="auto"/>
        <w:jc w:val="both"/>
        <w:rPr>
          <w:sz w:val="28"/>
          <w:szCs w:val="28"/>
        </w:rPr>
      </w:pPr>
    </w:p>
    <w:p w14:paraId="2C189AD4" w14:textId="3467EA0B" w:rsidR="00B50770" w:rsidRPr="00720490" w:rsidRDefault="00B50770" w:rsidP="00B50770">
      <w:pPr>
        <w:spacing w:line="360" w:lineRule="auto"/>
        <w:jc w:val="both"/>
        <w:rPr>
          <w:sz w:val="28"/>
          <w:szCs w:val="28"/>
        </w:rPr>
      </w:pPr>
      <w:r w:rsidRPr="00720490">
        <w:rPr>
          <w:sz w:val="28"/>
          <w:szCs w:val="28"/>
        </w:rPr>
        <w:t>[10] X. Yu, L. Liu, X. Hu, J. W. Keung, J. Liu and X. Xia, "Fight Fire With Fire: How Much Can We Trust ChatGPT on Source Code-Related Tasks?," IEEE Transactions on Software Engineering, vol. 50, no. 12, pp. 3435–3453, Dec. 2024, doi: 10.1109/TSE.2024.3492204.</w:t>
      </w:r>
    </w:p>
    <w:p w14:paraId="46F878BA" w14:textId="77777777" w:rsidR="00B50770" w:rsidRPr="00720490" w:rsidRDefault="00B50770" w:rsidP="00B50770">
      <w:pPr>
        <w:spacing w:line="360" w:lineRule="auto"/>
        <w:jc w:val="both"/>
        <w:rPr>
          <w:sz w:val="28"/>
          <w:szCs w:val="28"/>
        </w:rPr>
      </w:pPr>
    </w:p>
    <w:p w14:paraId="453C5CE0" w14:textId="0155A440" w:rsidR="00B50770" w:rsidRPr="00720490" w:rsidRDefault="00B50770" w:rsidP="00B50770">
      <w:pPr>
        <w:spacing w:line="360" w:lineRule="auto"/>
        <w:jc w:val="both"/>
        <w:rPr>
          <w:sz w:val="28"/>
          <w:szCs w:val="28"/>
        </w:rPr>
      </w:pPr>
      <w:r w:rsidRPr="00720490">
        <w:rPr>
          <w:sz w:val="28"/>
          <w:szCs w:val="28"/>
        </w:rPr>
        <w:t>[11] H. Zhang, Q. Yan, W. Min, C. Zhang, L. Kuang and Y. Xia, "EvoAPR: Enhancing Large Language Models for Automatic Program Repair with Genetic Algorithm and Dynamic LoRA," in Proc. IEEE Int. Conf. Web Services (ICWS), Helsinki, Finland, 2025, pp. 946–956, doi: 10.1109/ICWS67624.2025.00123.</w:t>
      </w:r>
    </w:p>
    <w:p w14:paraId="37C3C708" w14:textId="77777777" w:rsidR="00B50770" w:rsidRPr="00720490" w:rsidRDefault="00B50770" w:rsidP="00B50770">
      <w:pPr>
        <w:spacing w:line="360" w:lineRule="auto"/>
        <w:jc w:val="both"/>
        <w:rPr>
          <w:sz w:val="28"/>
          <w:szCs w:val="28"/>
        </w:rPr>
      </w:pPr>
    </w:p>
    <w:p w14:paraId="6CB74696" w14:textId="25B5990F" w:rsidR="00B50770" w:rsidRPr="00720490" w:rsidRDefault="00B50770" w:rsidP="00B50770">
      <w:pPr>
        <w:spacing w:line="360" w:lineRule="auto"/>
        <w:jc w:val="both"/>
        <w:rPr>
          <w:sz w:val="28"/>
          <w:szCs w:val="28"/>
        </w:rPr>
      </w:pPr>
      <w:r w:rsidRPr="00720490">
        <w:rPr>
          <w:sz w:val="28"/>
          <w:szCs w:val="28"/>
        </w:rPr>
        <w:t xml:space="preserve">[12] J. Seo, N. Zhang and C. Rong, "Flexible and Secure Code Deployment in Federated Learning using Large Language Models: Prompt Engineering to Enhance Malicious Code Detection," in Proc. IEEE Int. Conf. Cloud Computing Technology </w:t>
      </w:r>
      <w:r w:rsidRPr="00720490">
        <w:rPr>
          <w:sz w:val="28"/>
          <w:szCs w:val="28"/>
        </w:rPr>
        <w:lastRenderedPageBreak/>
        <w:t>and Science (CloudCom), Naples, Italy, 2023, pp. 341–349, doi: 10.1109/CloudCom59040.2023.00062.</w:t>
      </w:r>
    </w:p>
    <w:p w14:paraId="057B4BC6" w14:textId="77777777" w:rsidR="00B50770" w:rsidRPr="00720490" w:rsidRDefault="00B50770" w:rsidP="00B50770">
      <w:pPr>
        <w:spacing w:line="360" w:lineRule="auto"/>
        <w:jc w:val="both"/>
        <w:rPr>
          <w:sz w:val="28"/>
          <w:szCs w:val="28"/>
        </w:rPr>
      </w:pPr>
    </w:p>
    <w:p w14:paraId="66168D05" w14:textId="42BDAAFE" w:rsidR="00B50770" w:rsidRPr="00720490" w:rsidRDefault="00B50770" w:rsidP="00B50770">
      <w:pPr>
        <w:spacing w:line="360" w:lineRule="auto"/>
        <w:jc w:val="both"/>
        <w:rPr>
          <w:sz w:val="28"/>
          <w:szCs w:val="28"/>
        </w:rPr>
      </w:pPr>
      <w:r w:rsidRPr="00720490">
        <w:rPr>
          <w:sz w:val="28"/>
          <w:szCs w:val="28"/>
        </w:rPr>
        <w:t>[1</w:t>
      </w:r>
      <w:r w:rsidRPr="00720490">
        <w:rPr>
          <w:sz w:val="28"/>
          <w:szCs w:val="28"/>
        </w:rPr>
        <w:t>3</w:t>
      </w:r>
      <w:r w:rsidRPr="00720490">
        <w:rPr>
          <w:sz w:val="28"/>
          <w:szCs w:val="28"/>
        </w:rPr>
        <w:t>] J. Liu, Y. Liao, H. Xu, Y. Xu, J. Liu and C. Qian, "Adaptive Parameter-Efficient Federated Fine-Tuning on Heterogeneous Devices," IEEE Transactions on Mobile Computing*, vol. 24, no. 11, pp. 12533–12549, Nov. 2025, doi: 10.1109/TMC.2025.3586644.</w:t>
      </w:r>
    </w:p>
    <w:p w14:paraId="0A2CEB76" w14:textId="77777777" w:rsidR="00B50770" w:rsidRPr="00720490" w:rsidRDefault="00B50770" w:rsidP="00B50770">
      <w:pPr>
        <w:spacing w:line="360" w:lineRule="auto"/>
        <w:jc w:val="both"/>
        <w:rPr>
          <w:sz w:val="28"/>
          <w:szCs w:val="28"/>
        </w:rPr>
      </w:pPr>
    </w:p>
    <w:p w14:paraId="7A10BF73" w14:textId="31E7AE6A" w:rsidR="00B50770" w:rsidRPr="00B50770" w:rsidRDefault="00B50770" w:rsidP="00B50770">
      <w:pPr>
        <w:spacing w:line="360" w:lineRule="auto"/>
        <w:jc w:val="both"/>
        <w:rPr>
          <w:sz w:val="28"/>
          <w:szCs w:val="28"/>
          <w:lang w:val="en-IN"/>
        </w:rPr>
      </w:pPr>
      <w:r w:rsidRPr="00B50770">
        <w:rPr>
          <w:sz w:val="28"/>
          <w:szCs w:val="28"/>
          <w:lang w:val="en-IN"/>
        </w:rPr>
        <w:t>[1</w:t>
      </w:r>
      <w:r w:rsidRPr="00720490">
        <w:rPr>
          <w:sz w:val="28"/>
          <w:szCs w:val="28"/>
          <w:lang w:val="en-IN"/>
        </w:rPr>
        <w:t>4</w:t>
      </w:r>
      <w:r w:rsidRPr="00B50770">
        <w:rPr>
          <w:sz w:val="28"/>
          <w:szCs w:val="28"/>
          <w:lang w:val="en-IN"/>
        </w:rPr>
        <w:t>] Y. Tian, W. Yan, Q. Yang, X. Zhao, Q. Chen, W. Wang, Z. Luo, L. Ma and D. Song, "CodeHalu: Investigating Code Hallucinations in LLMs via Execution-based Verification," in Proc. AAAI Conf. Artificial Intelligence (AAAI), 2025, pp. 25300–25308, doi: 10.1609/aaai.v39i24.34717.</w:t>
      </w:r>
    </w:p>
    <w:p w14:paraId="67BA63DB" w14:textId="7495A804" w:rsidR="00BB3AD1" w:rsidRPr="00B50770" w:rsidRDefault="00B50770" w:rsidP="00B50770">
      <w:pPr>
        <w:spacing w:line="360" w:lineRule="auto"/>
        <w:jc w:val="both"/>
        <w:rPr>
          <w:sz w:val="28"/>
          <w:szCs w:val="28"/>
          <w:lang w:val="en-IN"/>
        </w:rPr>
      </w:pPr>
      <w:r w:rsidRPr="00B50770">
        <w:rPr>
          <w:sz w:val="28"/>
          <w:szCs w:val="28"/>
          <w:lang w:val="en-IN"/>
        </w:rPr>
        <w:t>[1</w:t>
      </w:r>
      <w:r w:rsidRPr="00720490">
        <w:rPr>
          <w:sz w:val="28"/>
          <w:szCs w:val="28"/>
          <w:lang w:val="en-IN"/>
        </w:rPr>
        <w:t>5</w:t>
      </w:r>
      <w:r w:rsidRPr="00B50770">
        <w:rPr>
          <w:sz w:val="28"/>
          <w:szCs w:val="28"/>
          <w:lang w:val="en-IN"/>
        </w:rPr>
        <w:t>] J. Liu, Y. Zhang, D. Wang, Y. Li and W. Dong, "THINK: Tackling API Hallucinations in LLMs via Injecting Knowledge," in Proc. IEEE Int. Conf. Software Analysis, Evolution and Reengineering (SANER), Montreal, QC, Canada, 2025, pp. 229–240, doi: 10.1109/SANER64311.2025.00029.</w:t>
      </w:r>
    </w:p>
    <w:p w14:paraId="12EBC160" w14:textId="71FB04BB" w:rsidR="0041073B" w:rsidRPr="00720490" w:rsidRDefault="00BB3AD1" w:rsidP="00B50770">
      <w:pPr>
        <w:spacing w:line="360" w:lineRule="auto"/>
        <w:jc w:val="both"/>
        <w:rPr>
          <w:sz w:val="28"/>
          <w:szCs w:val="28"/>
        </w:rPr>
      </w:pPr>
      <w:r w:rsidRPr="00720490">
        <w:rPr>
          <w:sz w:val="28"/>
          <w:szCs w:val="28"/>
        </w:rPr>
        <w:t>[16] Qwen, "Qwen2.5-Coder-3B-Instruct," Hugging Face, 2024. [Online]. Available: </w:t>
      </w:r>
      <w:hyperlink r:id="rId44" w:tgtFrame="_blank" w:history="1">
        <w:r w:rsidRPr="00720490">
          <w:rPr>
            <w:rStyle w:val="Hyperlink"/>
            <w:color w:val="auto"/>
            <w:sz w:val="28"/>
            <w:szCs w:val="28"/>
          </w:rPr>
          <w:t>https://huggingface.co/Qwen/Qwen2.5-Coder-3B-Instruct</w:t>
        </w:r>
      </w:hyperlink>
    </w:p>
    <w:sectPr w:rsidR="0041073B" w:rsidRPr="00720490">
      <w:headerReference w:type="default" r:id="rId45"/>
      <w:footerReference w:type="default" r:id="rId46"/>
      <w:pgSz w:w="11920" w:h="16850"/>
      <w:pgMar w:top="1360" w:right="1133" w:bottom="1200" w:left="1417" w:header="0" w:footer="1012" w:gutter="0"/>
      <w:pgNumType w:start="5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5ACD2" w14:textId="77777777" w:rsidR="00A76F61" w:rsidRDefault="00A76F61">
      <w:r>
        <w:separator/>
      </w:r>
    </w:p>
  </w:endnote>
  <w:endnote w:type="continuationSeparator" w:id="0">
    <w:p w14:paraId="12D7DBE1" w14:textId="77777777" w:rsidR="00A76F61" w:rsidRDefault="00A76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A5A0" w14:textId="77777777" w:rsidR="0041073B" w:rsidRDefault="00000000">
    <w:pPr>
      <w:pStyle w:val="BodyText"/>
      <w:spacing w:line="14" w:lineRule="auto"/>
      <w:rPr>
        <w:sz w:val="20"/>
      </w:rPr>
    </w:pPr>
    <w:r>
      <w:rPr>
        <w:noProof/>
      </w:rPr>
      <mc:AlternateContent>
        <mc:Choice Requires="wps">
          <w:drawing>
            <wp:anchor distT="0" distB="0" distL="0" distR="0" simplePos="0" relativeHeight="251659265" behindDoc="1" locked="0" layoutInCell="0" hidden="0" allowOverlap="1" wp14:anchorId="29A6D036" wp14:editId="7F8E6222">
              <wp:simplePos x="0" y="0"/>
              <wp:positionH relativeFrom="page">
                <wp:posOffset>6644005</wp:posOffset>
              </wp:positionH>
              <wp:positionV relativeFrom="page">
                <wp:posOffset>9911080</wp:posOffset>
              </wp:positionV>
              <wp:extent cx="160020" cy="165735"/>
              <wp:effectExtent l="0" t="0" r="0" b="0"/>
              <wp:wrapNone/>
              <wp:docPr id="1025" name="Rectangle 89"/>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1GvJ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9" o:spid="_x0000_s3073" style="position:absolute;margin-left:523.15pt;margin-top:780.40pt;mso-position-horizontal-relative:page;mso-position-vertical-relative:page;width:12.60pt;height:13.05pt;z-index:251659265;mso-wrap-distance-left:0.00pt;mso-wrap-distance-top:0.00pt;mso-wrap-distance-right:0.00pt;mso-wrap-distance-bottom:0.00pt;mso-wrap-style:square" stroked="f" filled="f" v:ext="SMDATA_14_1GvJ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w10:wrap type="none"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C2E0" w14:textId="77777777" w:rsidR="0041073B" w:rsidRDefault="00000000">
    <w:pPr>
      <w:pStyle w:val="BodyText"/>
      <w:spacing w:line="14" w:lineRule="auto"/>
      <w:rPr>
        <w:sz w:val="20"/>
      </w:rPr>
    </w:pPr>
    <w:r>
      <w:rPr>
        <w:noProof/>
      </w:rPr>
      <mc:AlternateContent>
        <mc:Choice Requires="wps">
          <w:drawing>
            <wp:anchor distT="0" distB="0" distL="0" distR="0" simplePos="0" relativeHeight="251659266" behindDoc="1" locked="0" layoutInCell="0" hidden="0" allowOverlap="1" wp14:anchorId="1457AD3D" wp14:editId="029DAC72">
              <wp:simplePos x="0" y="0"/>
              <wp:positionH relativeFrom="page">
                <wp:posOffset>6644005</wp:posOffset>
              </wp:positionH>
              <wp:positionV relativeFrom="page">
                <wp:posOffset>9911080</wp:posOffset>
              </wp:positionV>
              <wp:extent cx="160020" cy="165735"/>
              <wp:effectExtent l="0" t="0" r="0" b="0"/>
              <wp:wrapNone/>
              <wp:docPr id="1026" name="Rectangle 87"/>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1GvJ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7" o:spid="_x0000_s5121" style="position:absolute;margin-left:523.15pt;margin-top:780.40pt;mso-position-horizontal-relative:page;mso-position-vertical-relative:page;width:12.60pt;height:13.05pt;z-index:251659266;mso-wrap-distance-left:0.00pt;mso-wrap-distance-top:0.00pt;mso-wrap-distance-right:0.00pt;mso-wrap-distance-bottom:0.00pt;mso-wrap-style:square" stroked="f" filled="f" v:ext="SMDATA_14_1GvJ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w10:wrap type="none"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EE7C" w14:textId="77777777" w:rsidR="0041073B" w:rsidRDefault="00000000">
    <w:pPr>
      <w:pStyle w:val="BodyText"/>
      <w:spacing w:line="14" w:lineRule="auto"/>
      <w:rPr>
        <w:sz w:val="20"/>
      </w:rPr>
    </w:pPr>
    <w:r>
      <w:rPr>
        <w:noProof/>
      </w:rPr>
      <mc:AlternateContent>
        <mc:Choice Requires="wps">
          <w:drawing>
            <wp:anchor distT="0" distB="0" distL="0" distR="0" simplePos="0" relativeHeight="251659267" behindDoc="1" locked="0" layoutInCell="0" hidden="0" allowOverlap="1" wp14:anchorId="75ED3620" wp14:editId="284269FB">
              <wp:simplePos x="0" y="0"/>
              <wp:positionH relativeFrom="page">
                <wp:posOffset>6644005</wp:posOffset>
              </wp:positionH>
              <wp:positionV relativeFrom="page">
                <wp:posOffset>9911080</wp:posOffset>
              </wp:positionV>
              <wp:extent cx="160020" cy="165735"/>
              <wp:effectExtent l="0" t="0" r="0" b="0"/>
              <wp:wrapNone/>
              <wp:docPr id="1027" name="Rectangle 85"/>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1GvJ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5" o:spid="_x0000_s7169" style="position:absolute;margin-left:523.15pt;margin-top:780.40pt;mso-position-horizontal-relative:page;mso-position-vertical-relative:page;width:12.60pt;height:13.05pt;z-index:251659267;mso-wrap-distance-left:0.00pt;mso-wrap-distance-top:0.00pt;mso-wrap-distance-right:0.00pt;mso-wrap-distance-bottom:0.00pt;mso-wrap-style:square" stroked="f" filled="f" v:ext="SMDATA_14_1GvJ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w10:wrap type="none"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A79D" w14:textId="77777777" w:rsidR="0041073B" w:rsidRDefault="00000000">
    <w:pPr>
      <w:pStyle w:val="BodyText"/>
      <w:spacing w:line="14" w:lineRule="auto"/>
      <w:rPr>
        <w:sz w:val="20"/>
      </w:rPr>
    </w:pPr>
    <w:r>
      <w:rPr>
        <w:noProof/>
      </w:rPr>
      <mc:AlternateContent>
        <mc:Choice Requires="wps">
          <w:drawing>
            <wp:anchor distT="0" distB="0" distL="0" distR="0" simplePos="0" relativeHeight="251659268" behindDoc="1" locked="0" layoutInCell="0" hidden="0" allowOverlap="1" wp14:anchorId="16E8926F" wp14:editId="73467467">
              <wp:simplePos x="0" y="0"/>
              <wp:positionH relativeFrom="page">
                <wp:posOffset>6644005</wp:posOffset>
              </wp:positionH>
              <wp:positionV relativeFrom="page">
                <wp:posOffset>9911080</wp:posOffset>
              </wp:positionV>
              <wp:extent cx="160020" cy="165735"/>
              <wp:effectExtent l="0" t="0" r="0" b="0"/>
              <wp:wrapNone/>
              <wp:docPr id="1028" name="Rectangle 83"/>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1GvJ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3" o:spid="_x0000_s9217" style="position:absolute;margin-left:523.15pt;margin-top:780.40pt;mso-position-horizontal-relative:page;mso-position-vertical-relative:page;width:12.60pt;height:13.05pt;z-index:251659268;mso-wrap-distance-left:0.00pt;mso-wrap-distance-top:0.00pt;mso-wrap-distance-right:0.00pt;mso-wrap-distance-bottom:0.00pt;mso-wrap-style:square" stroked="f" filled="f" v:ext="SMDATA_14_1GvJ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w10:wrap type="none"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DE92" w14:textId="77777777" w:rsidR="0041073B" w:rsidRDefault="00000000">
    <w:pPr>
      <w:pStyle w:val="BodyText"/>
      <w:spacing w:line="14" w:lineRule="auto"/>
      <w:rPr>
        <w:sz w:val="20"/>
      </w:rPr>
    </w:pPr>
    <w:r>
      <w:rPr>
        <w:noProof/>
      </w:rPr>
      <mc:AlternateContent>
        <mc:Choice Requires="wps">
          <w:drawing>
            <wp:anchor distT="0" distB="0" distL="0" distR="0" simplePos="0" relativeHeight="251659269" behindDoc="1" locked="0" layoutInCell="0" hidden="0" allowOverlap="1" wp14:anchorId="70EC8994" wp14:editId="3D66DDD7">
              <wp:simplePos x="0" y="0"/>
              <wp:positionH relativeFrom="page">
                <wp:posOffset>6644005</wp:posOffset>
              </wp:positionH>
              <wp:positionV relativeFrom="page">
                <wp:posOffset>9911080</wp:posOffset>
              </wp:positionV>
              <wp:extent cx="160020" cy="165735"/>
              <wp:effectExtent l="0" t="0" r="0" b="0"/>
              <wp:wrapNone/>
              <wp:docPr id="1029" name="Rectangle 81"/>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1GvJ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N8oAAAAAAAAAAAAAPg8AAD8AAAABQEAAAAABADfKAAA+DwAACgAAAAIAAAAAQAAAAEAAAA="/>
                        </a:ext>
                      </a:extLst>
                    </wps:cNvSpPr>
                    <wps:spPr>
                      <a:xfrm>
                        <a:off x="0" y="0"/>
                        <a:ext cx="160020" cy="165735"/>
                      </a:xfrm>
                      <a:prstGeom prst="rect">
                        <a:avLst/>
                      </a:prstGeom>
                      <a:noFill/>
                      <a:ln>
                        <a:noFill/>
                      </a:ln>
                    </wps:spPr>
                    <wps:txbx>
                      <w:txbxContent>
                        <w:p w14:paraId="282FC776" w14:textId="77777777" w:rsidR="0041073B" w:rsidRDefault="00000000" w:rsidP="0041073B">
                          <w:pPr>
                            <w:spacing w:line="245" w:lineRule="exact"/>
                            <w:rPr>
                              <w:rFonts w:ascii="Calibri" w:hAnsi="Calibri"/>
                            </w:rPr>
                            <w:pPrChange w:id="15" w:author="Unknown" w:date="2026-03-23T09:48:00Z">
                              <w:pPr>
                                <w:spacing w:line="245" w:lineRule="exact"/>
                                <w:ind w:left="20"/>
                              </w:pPr>
                            </w:pPrChange>
                          </w:pPr>
                          <w:del w:id="16" w:author="Unknown" w:date="2026-03-23T10:40:00Z">
                            <w:r>
                              <w:rPr>
                                <w:rFonts w:ascii="Calibri" w:hAnsi="Calibri"/>
                                <w:spacing w:val="-5"/>
                              </w:rPr>
                              <w:fldChar w:fldCharType="begin"/>
                            </w:r>
                            <w:r>
                              <w:rPr>
                                <w:rFonts w:ascii="Calibri" w:hAnsi="Calibri"/>
                                <w:spacing w:val="-5"/>
                              </w:rPr>
                              <w:delInstrText xml:space="preserve"> PAGE \* roman </w:delInstrText>
                            </w:r>
                            <w:r>
                              <w:rPr>
                                <w:rFonts w:ascii="Calibri" w:hAnsi="Calibri"/>
                                <w:spacing w:val="-5"/>
                              </w:rPr>
                              <w:fldChar w:fldCharType="separate"/>
                            </w:r>
                            <w:r>
                              <w:rPr>
                                <w:rFonts w:ascii="Calibri" w:hAnsi="Calibri"/>
                                <w:spacing w:val="-5"/>
                              </w:rPr>
                              <w:fldChar w:fldCharType="end"/>
                            </w:r>
                          </w:del>
                        </w:p>
                      </w:txbxContent>
                    </wps:txbx>
                    <wps:bodyPr spcFirstLastPara="1" vertOverflow="clip" horzOverflow="clip" lIns="0" tIns="0" rIns="0" bIns="0" upright="1">
                      <a:prstTxWarp prst="textNoShape">
                        <a:avLst/>
                      </a:prstTxWarp>
                      <a:noAutofit/>
                    </wps:bodyPr>
                  </wps:wsp>
                </a:graphicData>
              </a:graphic>
            </wp:anchor>
          </w:drawing>
        </mc:Choice>
        <mc:Fallback>
          <w:pict>
            <v:rect w14:anchorId="70EC8994" id="Rectangle 81" o:spid="_x0000_s1026" style="position:absolute;margin-left:523.15pt;margin-top:780.4pt;width:12.6pt;height:13.05pt;z-index:-2516572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" o:allowincell="f" filled="f" stroked="f">
              <v:textbox inset="0,0,0,0">
                <w:txbxContent>
                  <w:p w14:paraId="282FC776" w14:textId="77777777" w:rsidR="0041073B" w:rsidRDefault="00000000" w:rsidP="0041073B">
                    <w:pPr>
                      <w:spacing w:line="245" w:lineRule="exact"/>
                      <w:rPr>
                        <w:rFonts w:ascii="Calibri" w:hAnsi="Calibri"/>
                      </w:rPr>
                      <w:pPrChange w:id="17" w:author="Unknown" w:date="2026-03-23T09:48:00Z">
                        <w:pPr>
                          <w:spacing w:line="245" w:lineRule="exact"/>
                          <w:ind w:left="20"/>
                        </w:pPr>
                      </w:pPrChange>
                    </w:pPr>
                    <w:del w:id="18" w:author="Unknown" w:date="2026-03-23T10:40:00Z">
                      <w:r>
                        <w:rPr>
                          <w:rFonts w:ascii="Calibri" w:hAnsi="Calibri"/>
                          <w:spacing w:val="-5"/>
                        </w:rPr>
                        <w:fldChar w:fldCharType="begin"/>
                      </w:r>
                      <w:r>
                        <w:rPr>
                          <w:rFonts w:ascii="Calibri" w:hAnsi="Calibri"/>
                          <w:spacing w:val="-5"/>
                        </w:rPr>
                        <w:delInstrText xml:space="preserve"> PAGE \* roman </w:delInstrText>
                      </w:r>
                      <w:r>
                        <w:rPr>
                          <w:rFonts w:ascii="Calibri" w:hAnsi="Calibri"/>
                          <w:spacing w:val="-5"/>
                        </w:rPr>
                        <w:fldChar w:fldCharType="separate"/>
                      </w:r>
                      <w:r>
                        <w:rPr>
                          <w:rFonts w:ascii="Calibri" w:hAnsi="Calibri"/>
                          <w:spacing w:val="-5"/>
                        </w:rPr>
                        <w:fldChar w:fldCharType="end"/>
                      </w:r>
                    </w:del>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C461" w14:textId="77777777" w:rsidR="0041073B" w:rsidRDefault="00000000">
    <w:pPr>
      <w:pStyle w:val="BodyText"/>
      <w:spacing w:line="14" w:lineRule="auto"/>
      <w:rPr>
        <w:sz w:val="20"/>
      </w:rPr>
    </w:pPr>
    <w:r>
      <w:rPr>
        <w:noProof/>
      </w:rPr>
      <mc:AlternateContent>
        <mc:Choice Requires="wps">
          <w:drawing>
            <wp:anchor distT="0" distB="0" distL="0" distR="0" simplePos="0" relativeHeight="251659270" behindDoc="1" locked="0" layoutInCell="0" hidden="0" allowOverlap="1" wp14:anchorId="2E594A50" wp14:editId="3284A44C">
              <wp:simplePos x="0" y="0"/>
              <wp:positionH relativeFrom="page">
                <wp:posOffset>6579870</wp:posOffset>
              </wp:positionH>
              <wp:positionV relativeFrom="page">
                <wp:posOffset>9911080</wp:posOffset>
              </wp:positionV>
              <wp:extent cx="224155" cy="165735"/>
              <wp:effectExtent l="0" t="0" r="0" b="0"/>
              <wp:wrapNone/>
              <wp:docPr id="1030" name="Rectangle 79"/>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1GvJ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HooAAAAAAAAAAAAAPg8AABhAQAABQEAAAAABQB6KAAA+DwAACgAAAAIAAAAAQAAAAEAAAA="/>
                        </a:ext>
                      </a:extLst>
                    </wps:cNvSpPr>
                    <wps:spPr>
                      <a:xfrm>
                        <a:off x="0" y="0"/>
                        <a:ext cx="224155" cy="165735"/>
                      </a:xfrm>
                      <a:prstGeom prst="rect">
                        <a:avLst/>
                      </a:prstGeom>
                      <a:noFill/>
                      <a:ln>
                        <a:noFill/>
                      </a:ln>
                    </wps:spPr>
                    <wps:txbx>
                      <w:txbxContent>
                        <w:p w14:paraId="47D82FB4" w14:textId="77777777" w:rsidR="0041073B" w:rsidRDefault="00000000">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wps:txbx>
                    <wps:bodyPr spcFirstLastPara="1" vertOverflow="clip" horzOverflow="clip" lIns="0" tIns="0" rIns="0" bIns="0" upright="1">
                      <a:prstTxWarp prst="textNoShape">
                        <a:avLst/>
                      </a:prstTxWarp>
                      <a:noAutofit/>
                    </wps:bodyPr>
                  </wps:wsp>
                </a:graphicData>
              </a:graphic>
            </wp:anchor>
          </w:drawing>
        </mc:Choice>
        <mc:Fallback>
          <w:pict>
            <v:rect w14:anchorId="2E594A50" id="Rectangle 79" o:spid="_x0000_s1027" style="position:absolute;margin-left:518.1pt;margin-top:780.4pt;width:17.65pt;height:13.05pt;z-index:-2516572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" o:allowincell="f" filled="f" stroked="f">
              <v:textbox inset="0,0,0,0">
                <w:txbxContent>
                  <w:p w14:paraId="47D82FB4" w14:textId="77777777" w:rsidR="0041073B" w:rsidRDefault="00000000">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83C5" w14:textId="77777777" w:rsidR="0041073B" w:rsidRDefault="00000000">
    <w:pPr>
      <w:pStyle w:val="BodyText"/>
      <w:spacing w:line="14" w:lineRule="auto"/>
      <w:rPr>
        <w:sz w:val="20"/>
      </w:rPr>
    </w:pPr>
    <w:r>
      <w:rPr>
        <w:noProof/>
      </w:rPr>
      <mc:AlternateContent>
        <mc:Choice Requires="wps">
          <w:drawing>
            <wp:anchor distT="0" distB="0" distL="0" distR="0" simplePos="0" relativeHeight="251659271" behindDoc="1" locked="0" layoutInCell="0" hidden="0" allowOverlap="1" wp14:anchorId="259FCB28" wp14:editId="7E41854F">
              <wp:simplePos x="0" y="0"/>
              <wp:positionH relativeFrom="page">
                <wp:posOffset>6647180</wp:posOffset>
              </wp:positionH>
              <wp:positionV relativeFrom="page">
                <wp:posOffset>9911080</wp:posOffset>
              </wp:positionV>
              <wp:extent cx="118110" cy="165735"/>
              <wp:effectExtent l="0" t="0" r="0" b="0"/>
              <wp:wrapNone/>
              <wp:docPr id="1031" name="Rectangle 77"/>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1GvJ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Pg8AAC6AAAABQEAAAAABgDkKAAA+DwAACgAAAAIAAAAAQAAAAEAAAA="/>
                        </a:ext>
                      </a:extLst>
                    </wps:cNvSpPr>
                    <wps:spPr>
                      <a:xfrm>
                        <a:off x="0" y="0"/>
                        <a:ext cx="118110" cy="165735"/>
                      </a:xfrm>
                      <a:prstGeom prst="rect">
                        <a:avLst/>
                      </a:prstGeom>
                      <a:noFill/>
                      <a:ln>
                        <a:noFill/>
                      </a:ln>
                    </wps:spPr>
                    <wps:txbx>
                      <w:txbxContent>
                        <w:p w14:paraId="782C61A2" w14:textId="77777777" w:rsidR="0041073B" w:rsidRDefault="00000000">
                          <w:pPr>
                            <w:spacing w:line="245" w:lineRule="exact"/>
                            <w:ind w:left="20"/>
                            <w:rPr>
                              <w:rFonts w:ascii="Calibri" w:hAnsi="Calibri"/>
                            </w:rPr>
                          </w:pPr>
                          <w:r>
                            <w:rPr>
                              <w:rFonts w:ascii="Calibri" w:hAnsi="Calibri"/>
                              <w:spacing w:val="-5"/>
                            </w:rPr>
                            <w:t>ix</w:t>
                          </w:r>
                        </w:p>
                      </w:txbxContent>
                    </wps:txbx>
                    <wps:bodyPr spcFirstLastPara="1" vertOverflow="clip" horzOverflow="clip" lIns="0" tIns="0" rIns="0" bIns="0" upright="1">
                      <a:prstTxWarp prst="textNoShape">
                        <a:avLst/>
                      </a:prstTxWarp>
                      <a:noAutofit/>
                    </wps:bodyPr>
                  </wps:wsp>
                </a:graphicData>
              </a:graphic>
            </wp:anchor>
          </w:drawing>
        </mc:Choice>
        <mc:Fallback>
          <w:pict>
            <v:rect w14:anchorId="259FCB28" id="Rectangle 77" o:spid="_x0000_s1028" style="position:absolute;margin-left:523.4pt;margin-top:780.4pt;width:9.3pt;height:13.05pt;z-index:-2516572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" o:allowincell="f" filled="f" stroked="f">
              <v:textbox inset="0,0,0,0">
                <w:txbxContent>
                  <w:p w14:paraId="782C61A2" w14:textId="77777777" w:rsidR="0041073B" w:rsidRDefault="00000000">
                    <w:pPr>
                      <w:spacing w:line="245" w:lineRule="exact"/>
                      <w:ind w:left="20"/>
                      <w:rPr>
                        <w:rFonts w:ascii="Calibri" w:hAnsi="Calibri"/>
                      </w:rPr>
                    </w:pPr>
                    <w:r>
                      <w:rPr>
                        <w:rFonts w:ascii="Calibri" w:hAnsi="Calibri"/>
                        <w:spacing w:val="-5"/>
                      </w:rPr>
                      <w:t>ix</w:t>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74D4" w14:textId="77777777" w:rsidR="0041073B" w:rsidRDefault="00000000">
    <w:pPr>
      <w:pStyle w:val="Footer"/>
      <w:jc w:val="right"/>
    </w:pPr>
    <w:r>
      <w:fldChar w:fldCharType="begin"/>
    </w:r>
    <w:r>
      <w:instrText xml:space="preserve"> PAGE </w:instrText>
    </w:r>
    <w:r>
      <w:fldChar w:fldCharType="separate"/>
    </w:r>
    <w:r>
      <w:t>7</w:t>
    </w:r>
    <w:r>
      <w:fldChar w:fldCharType="end"/>
    </w:r>
  </w:p>
  <w:p w14:paraId="5337C999" w14:textId="77777777" w:rsidR="0041073B" w:rsidRDefault="0041073B">
    <w:pPr>
      <w:pStyle w:val="BodyText"/>
      <w:spacing w:line="14" w:lineRule="auto"/>
      <w:jc w:val="right"/>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37B4" w14:textId="77777777" w:rsidR="0041073B" w:rsidRDefault="00000000">
    <w:pPr>
      <w:pStyle w:val="Footer"/>
      <w:jc w:val="right"/>
    </w:pPr>
    <w:r>
      <w:fldChar w:fldCharType="begin"/>
    </w:r>
    <w:r>
      <w:instrText xml:space="preserve"> PAGE </w:instrText>
    </w:r>
    <w:r>
      <w:fldChar w:fldCharType="separate"/>
    </w:r>
    <w:r>
      <w:t>15</w:t>
    </w:r>
    <w:r>
      <w:fldChar w:fldCharType="end"/>
    </w:r>
  </w:p>
  <w:p w14:paraId="5AE1B354" w14:textId="77777777" w:rsidR="0041073B" w:rsidRDefault="0041073B">
    <w:pPr>
      <w:pStyle w:val="BodyText"/>
      <w:spacing w:line="14" w:lineRule="auto"/>
      <w:jc w:val="right"/>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96465" w14:textId="77777777" w:rsidR="0041073B" w:rsidRDefault="00000000">
    <w:pPr>
      <w:pStyle w:val="Footer"/>
      <w:jc w:val="right"/>
    </w:pPr>
    <w:r>
      <w:fldChar w:fldCharType="begin"/>
    </w:r>
    <w:r>
      <w:instrText xml:space="preserve"> PAGE </w:instrText>
    </w:r>
    <w:r>
      <w:fldChar w:fldCharType="separate"/>
    </w:r>
    <w:r>
      <w:t>48</w:t>
    </w:r>
    <w:r>
      <w:fldChar w:fldCharType="end"/>
    </w:r>
  </w:p>
  <w:p w14:paraId="738D6236" w14:textId="77777777" w:rsidR="0041073B" w:rsidRDefault="0041073B">
    <w:pPr>
      <w:pStyle w:val="BodyText"/>
      <w:spacing w:line="14" w:lineRule="auto"/>
      <w:jc w:val="right"/>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2497" w14:textId="77777777" w:rsidR="0041073B" w:rsidRDefault="00000000">
    <w:pPr>
      <w:pStyle w:val="Footer"/>
      <w:jc w:val="right"/>
    </w:pPr>
    <w:r>
      <w:fldChar w:fldCharType="begin"/>
    </w:r>
    <w:r>
      <w:instrText xml:space="preserve"> PAGE </w:instrText>
    </w:r>
    <w:r>
      <w:fldChar w:fldCharType="separate"/>
    </w:r>
    <w:r>
      <w:t>62</w:t>
    </w:r>
    <w:r>
      <w:fldChar w:fldCharType="end"/>
    </w:r>
  </w:p>
  <w:p w14:paraId="27A1B13D" w14:textId="77777777" w:rsidR="0041073B" w:rsidRDefault="0041073B">
    <w:pPr>
      <w:pStyle w:val="BodyText"/>
      <w:spacing w:line="14" w:lineRule="auto"/>
      <w:jc w:val="right"/>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4C97" w14:textId="77777777" w:rsidR="0041073B" w:rsidRDefault="00000000">
    <w:pPr>
      <w:pStyle w:val="Footer"/>
      <w:jc w:val="right"/>
    </w:pPr>
    <w:r>
      <w:fldChar w:fldCharType="begin"/>
    </w:r>
    <w:r>
      <w:instrText xml:space="preserve"> PAGE </w:instrText>
    </w:r>
    <w:r>
      <w:fldChar w:fldCharType="separate"/>
    </w:r>
    <w:r>
      <w:t>65</w:t>
    </w:r>
    <w:r>
      <w:fldChar w:fldCharType="end"/>
    </w:r>
  </w:p>
  <w:p w14:paraId="43920FE0" w14:textId="77777777" w:rsidR="0041073B" w:rsidRDefault="0041073B">
    <w:pPr>
      <w:pStyle w:val="BodyText"/>
      <w:spacing w:line="14" w:lineRule="auto"/>
      <w:jc w:val="right"/>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E584" w14:textId="77777777" w:rsidR="0041073B" w:rsidRDefault="00000000">
    <w:pPr>
      <w:pStyle w:val="BodyText"/>
      <w:spacing w:line="14" w:lineRule="auto"/>
      <w:jc w:val="right"/>
      <w:rPr>
        <w:sz w:val="20"/>
      </w:rPr>
    </w:pPr>
    <w:r>
      <w:rPr>
        <w:noProof/>
      </w:rPr>
      <mc:AlternateContent>
        <mc:Choice Requires="wps">
          <w:drawing>
            <wp:anchor distT="0" distB="0" distL="0" distR="0" simplePos="0" relativeHeight="251659272" behindDoc="1" locked="0" layoutInCell="0" hidden="0" allowOverlap="1" wp14:anchorId="32A4285A" wp14:editId="5EACD9E3">
              <wp:simplePos x="0" y="0"/>
              <wp:positionH relativeFrom="page">
                <wp:posOffset>6598285</wp:posOffset>
              </wp:positionH>
              <wp:positionV relativeFrom="page">
                <wp:posOffset>9911080</wp:posOffset>
              </wp:positionV>
              <wp:extent cx="207010" cy="165735"/>
              <wp:effectExtent l="0" t="0" r="0" b="0"/>
              <wp:wrapNone/>
              <wp:docPr id="1032" name="Rectangle 31"/>
              <wp:cNvGraphicFramePr/>
              <a:graphic xmlns:a="http://schemas.openxmlformats.org/drawingml/2006/main">
                <a:graphicData uri="http://schemas.microsoft.com/office/word/2010/wordprocessingShape">
                  <wps:wsp>
                    <wps:cNvSpPr>
                      <a:extLst>
                        <a:ext uri="sm">
                          <sm:smNativeData xmlns:sm="sm" xmlns:w="http://schemas.openxmlformats.org/wordprocessingml/2006/main" xmlns:w10="urn:schemas-microsoft-com:office:word" xmlns:v="urn:schemas-microsoft-com:vml" xmlns:o="urn:schemas-microsoft-com:office:office" xmlns="" val="SMDATA_14_1GvJaRMAAAAlAAAAZAAAAA0AAAAAA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BAAAAAAAAAJcoAAABAAAAAAAAAPg8AABGAQAABQEAAAAADACXKAAA+DwAACgAAAAIAAAAAQAAAAEAAAA="/>
                        </a:ext>
                      </a:extLst>
                    </wps:cNvSpPr>
                    <wps:spPr>
                      <a:xfrm>
                        <a:off x="0" y="0"/>
                        <a:ext cx="207010" cy="165735"/>
                      </a:xfrm>
                      <a:prstGeom prst="rect">
                        <a:avLst/>
                      </a:prstGeom>
                      <a:noFill/>
                      <a:ln>
                        <a:noFill/>
                      </a:ln>
                    </wps:spPr>
                    <wps:txbx>
                      <w:txbxContent>
                        <w:p w14:paraId="7E7ED47C" w14:textId="77777777" w:rsidR="0041073B" w:rsidRDefault="0041073B">
                          <w:pPr>
                            <w:jc w:val="center"/>
                          </w:pPr>
                        </w:p>
                      </w:txbxContent>
                    </wps:txbx>
                    <wps:bodyPr spcFirstLastPara="1" vertOverflow="clip" horzOverflow="clip" lIns="0" tIns="0" rIns="0" bIns="0" anchor="ctr" upright="1">
                      <a:prstTxWarp prst="textNoShape">
                        <a:avLst/>
                      </a:prstTxWarp>
                      <a:noAutofit/>
                    </wps:bodyPr>
                  </wps:wsp>
                </a:graphicData>
              </a:graphic>
            </wp:anchor>
          </w:drawing>
        </mc:Choice>
        <mc:Fallback>
          <w:pict>
            <v:rect w14:anchorId="32A4285A" id="Rectangle 31" o:spid="_x0000_s1029" style="position:absolute;left:0;text-align:left;margin-left:519.55pt;margin-top:780.4pt;width:16.3pt;height:13.05pt;z-index:-25165720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" o:allowincell="f" filled="f" stroked="f">
              <v:textbox inset="0,0,0,0">
                <w:txbxContent>
                  <w:p w14:paraId="7E7ED47C" w14:textId="77777777" w:rsidR="0041073B" w:rsidRDefault="0041073B">
                    <w:pPr>
                      <w:jc w:val="center"/>
                    </w:pPr>
                  </w:p>
                </w:txbxContent>
              </v:textbox>
              <w10:wrap anchorx="page" anchory="page"/>
            </v:rect>
          </w:pict>
        </mc:Fallback>
      </mc:AlternateContent>
    </w:r>
    <w:r>
      <w:rPr>
        <w:sz w:val="20"/>
      </w:rPr>
      <w:fldChar w:fldCharType="begin"/>
    </w:r>
    <w:r>
      <w:rPr>
        <w:sz w:val="20"/>
      </w:rPr>
      <w:instrText xml:space="preserve"> PAGE </w:instrText>
    </w:r>
    <w:r>
      <w:rPr>
        <w:sz w:val="20"/>
      </w:rPr>
      <w:fldChar w:fldCharType="separate"/>
    </w:r>
    <w:r>
      <w:rPr>
        <w:sz w:val="20"/>
      </w:rPr>
      <w:t>51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23495" w14:textId="77777777" w:rsidR="00A76F61" w:rsidRDefault="00A76F61">
      <w:r>
        <w:separator/>
      </w:r>
    </w:p>
  </w:footnote>
  <w:footnote w:type="continuationSeparator" w:id="0">
    <w:p w14:paraId="3D3AEB80" w14:textId="77777777" w:rsidR="00A76F61" w:rsidRDefault="00A76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A8A7" w14:textId="77777777" w:rsidR="0041073B" w:rsidRDefault="004107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6270" w14:textId="77777777" w:rsidR="0041073B" w:rsidRDefault="004107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EC023" w14:textId="77777777" w:rsidR="0041073B" w:rsidRDefault="0041073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988D" w14:textId="77777777" w:rsidR="0041073B" w:rsidRDefault="004107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1A6F" w14:textId="77777777" w:rsidR="0041073B" w:rsidRDefault="0041073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802B" w14:textId="77777777" w:rsidR="0041073B" w:rsidRDefault="0041073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4BAA" w14:textId="77777777" w:rsidR="0041073B" w:rsidRDefault="0041073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6706" w14:textId="77777777" w:rsidR="0041073B" w:rsidRDefault="0041073B">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73FC" w14:textId="77777777" w:rsidR="0041073B" w:rsidRDefault="0041073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8973" w14:textId="77777777" w:rsidR="0041073B" w:rsidRDefault="0041073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CE00" w14:textId="77777777" w:rsidR="0041073B" w:rsidRDefault="0041073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B03A" w14:textId="77777777" w:rsidR="0041073B" w:rsidRDefault="0041073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2494" w14:textId="77777777" w:rsidR="0041073B" w:rsidRDefault="004107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DFE"/>
    <w:multiLevelType w:val="singleLevel"/>
    <w:tmpl w:val="EFB2130C"/>
    <w:name w:val="Bullet 27"/>
    <w:lvl w:ilvl="0">
      <w:numFmt w:val="bullet"/>
      <w:lvlText w:val=""/>
      <w:lvlJc w:val="left"/>
      <w:pPr>
        <w:tabs>
          <w:tab w:val="num" w:pos="360"/>
        </w:tabs>
        <w:ind w:left="360" w:hanging="360"/>
      </w:pPr>
      <w:rPr>
        <w:rFonts w:ascii="Wingdings" w:eastAsia="Wingdings" w:hAnsi="Wingdings" w:cs="Wingdings"/>
      </w:rPr>
    </w:lvl>
  </w:abstractNum>
  <w:abstractNum w:abstractNumId="1" w15:restartNumberingAfterBreak="0">
    <w:nsid w:val="00880482"/>
    <w:multiLevelType w:val="hybridMultilevel"/>
    <w:tmpl w:val="527E20A4"/>
    <w:name w:val="Numbered list 11"/>
    <w:lvl w:ilvl="0" w:tplc="9440CC28">
      <w:numFmt w:val="bullet"/>
      <w:lvlText w:val=""/>
      <w:lvlJc w:val="left"/>
      <w:pPr>
        <w:ind w:left="360" w:firstLine="0"/>
      </w:pPr>
      <w:rPr>
        <w:rFonts w:ascii="Symbol" w:hAnsi="Symbol"/>
        <w:sz w:val="20"/>
      </w:rPr>
    </w:lvl>
    <w:lvl w:ilvl="1" w:tplc="95FA3B20">
      <w:numFmt w:val="bullet"/>
      <w:lvlText w:val=""/>
      <w:lvlJc w:val="left"/>
      <w:pPr>
        <w:ind w:left="1080" w:firstLine="0"/>
      </w:pPr>
      <w:rPr>
        <w:rFonts w:ascii="Symbol" w:hAnsi="Symbol"/>
        <w:sz w:val="20"/>
      </w:rPr>
    </w:lvl>
    <w:lvl w:ilvl="2" w:tplc="9E826D48">
      <w:numFmt w:val="bullet"/>
      <w:lvlText w:val=""/>
      <w:lvlJc w:val="left"/>
      <w:pPr>
        <w:ind w:left="1800" w:firstLine="0"/>
      </w:pPr>
      <w:rPr>
        <w:rFonts w:ascii="Symbol" w:hAnsi="Symbol"/>
        <w:sz w:val="20"/>
      </w:rPr>
    </w:lvl>
    <w:lvl w:ilvl="3" w:tplc="BD702640">
      <w:numFmt w:val="bullet"/>
      <w:lvlText w:val=""/>
      <w:lvlJc w:val="left"/>
      <w:pPr>
        <w:ind w:left="2520" w:firstLine="0"/>
      </w:pPr>
      <w:rPr>
        <w:rFonts w:ascii="Symbol" w:hAnsi="Symbol"/>
        <w:sz w:val="20"/>
      </w:rPr>
    </w:lvl>
    <w:lvl w:ilvl="4" w:tplc="C636858E">
      <w:numFmt w:val="bullet"/>
      <w:lvlText w:val=""/>
      <w:lvlJc w:val="left"/>
      <w:pPr>
        <w:ind w:left="3240" w:firstLine="0"/>
      </w:pPr>
      <w:rPr>
        <w:rFonts w:ascii="Symbol" w:hAnsi="Symbol"/>
        <w:sz w:val="20"/>
      </w:rPr>
    </w:lvl>
    <w:lvl w:ilvl="5" w:tplc="097E8F5E">
      <w:numFmt w:val="bullet"/>
      <w:lvlText w:val=""/>
      <w:lvlJc w:val="left"/>
      <w:pPr>
        <w:ind w:left="3960" w:firstLine="0"/>
      </w:pPr>
      <w:rPr>
        <w:rFonts w:ascii="Symbol" w:hAnsi="Symbol"/>
        <w:sz w:val="20"/>
      </w:rPr>
    </w:lvl>
    <w:lvl w:ilvl="6" w:tplc="A1D84DF6">
      <w:numFmt w:val="bullet"/>
      <w:lvlText w:val=""/>
      <w:lvlJc w:val="left"/>
      <w:pPr>
        <w:ind w:left="4680" w:firstLine="0"/>
      </w:pPr>
      <w:rPr>
        <w:rFonts w:ascii="Symbol" w:hAnsi="Symbol"/>
        <w:sz w:val="20"/>
      </w:rPr>
    </w:lvl>
    <w:lvl w:ilvl="7" w:tplc="24E6DDFE">
      <w:numFmt w:val="bullet"/>
      <w:lvlText w:val=""/>
      <w:lvlJc w:val="left"/>
      <w:pPr>
        <w:ind w:left="5400" w:firstLine="0"/>
      </w:pPr>
      <w:rPr>
        <w:rFonts w:ascii="Symbol" w:hAnsi="Symbol"/>
        <w:sz w:val="20"/>
      </w:rPr>
    </w:lvl>
    <w:lvl w:ilvl="8" w:tplc="0EF4078A">
      <w:numFmt w:val="bullet"/>
      <w:lvlText w:val=""/>
      <w:lvlJc w:val="left"/>
      <w:pPr>
        <w:ind w:left="6120" w:firstLine="0"/>
      </w:pPr>
      <w:rPr>
        <w:rFonts w:ascii="Symbol" w:hAnsi="Symbol"/>
        <w:sz w:val="20"/>
      </w:rPr>
    </w:lvl>
  </w:abstractNum>
  <w:abstractNum w:abstractNumId="2" w15:restartNumberingAfterBreak="0">
    <w:nsid w:val="03DD56E1"/>
    <w:multiLevelType w:val="multilevel"/>
    <w:tmpl w:val="6BD0A286"/>
    <w:name w:val="Numbered list 1"/>
    <w:lvl w:ilvl="0">
      <w:start w:val="2"/>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801" w:firstLine="0"/>
      </w:pPr>
      <w:rPr>
        <w:lang w:val="en-US" w:eastAsia="en-US" w:bidi="ar-SA"/>
      </w:rPr>
    </w:lvl>
    <w:lvl w:ilvl="3">
      <w:numFmt w:val="bullet"/>
      <w:lvlText w:val="•"/>
      <w:lvlJc w:val="left"/>
      <w:pPr>
        <w:ind w:left="2693" w:firstLine="0"/>
      </w:pPr>
      <w:rPr>
        <w:lang w:val="en-US" w:eastAsia="en-US" w:bidi="ar-SA"/>
      </w:rPr>
    </w:lvl>
    <w:lvl w:ilvl="4">
      <w:numFmt w:val="bullet"/>
      <w:lvlText w:val="•"/>
      <w:lvlJc w:val="left"/>
      <w:pPr>
        <w:ind w:left="3585" w:firstLine="0"/>
      </w:pPr>
      <w:rPr>
        <w:lang w:val="en-US" w:eastAsia="en-US" w:bidi="ar-SA"/>
      </w:rPr>
    </w:lvl>
    <w:lvl w:ilvl="5">
      <w:numFmt w:val="bullet"/>
      <w:lvlText w:val="•"/>
      <w:lvlJc w:val="left"/>
      <w:pPr>
        <w:ind w:left="4477" w:firstLine="0"/>
      </w:pPr>
      <w:rPr>
        <w:lang w:val="en-US" w:eastAsia="en-US" w:bidi="ar-SA"/>
      </w:rPr>
    </w:lvl>
    <w:lvl w:ilvl="6">
      <w:numFmt w:val="bullet"/>
      <w:lvlText w:val="•"/>
      <w:lvlJc w:val="left"/>
      <w:pPr>
        <w:ind w:left="5369" w:firstLine="0"/>
      </w:pPr>
      <w:rPr>
        <w:lang w:val="en-US" w:eastAsia="en-US" w:bidi="ar-SA"/>
      </w:rPr>
    </w:lvl>
    <w:lvl w:ilvl="7">
      <w:numFmt w:val="bullet"/>
      <w:lvlText w:val="•"/>
      <w:lvlJc w:val="left"/>
      <w:pPr>
        <w:ind w:left="6261" w:firstLine="0"/>
      </w:pPr>
      <w:rPr>
        <w:lang w:val="en-US" w:eastAsia="en-US" w:bidi="ar-SA"/>
      </w:rPr>
    </w:lvl>
    <w:lvl w:ilvl="8">
      <w:numFmt w:val="bullet"/>
      <w:lvlText w:val="•"/>
      <w:lvlJc w:val="left"/>
      <w:pPr>
        <w:ind w:left="7153" w:firstLine="0"/>
      </w:pPr>
      <w:rPr>
        <w:lang w:val="en-US" w:eastAsia="en-US" w:bidi="ar-SA"/>
      </w:rPr>
    </w:lvl>
  </w:abstractNum>
  <w:abstractNum w:abstractNumId="3" w15:restartNumberingAfterBreak="0">
    <w:nsid w:val="06A345F1"/>
    <w:multiLevelType w:val="multilevel"/>
    <w:tmpl w:val="D2548B7E"/>
    <w:name w:val="Numbered list 4"/>
    <w:lvl w:ilvl="0">
      <w:start w:val="5"/>
      <w:numFmt w:val="decimal"/>
      <w:lvlText w:val="%1"/>
      <w:lvlJc w:val="left"/>
      <w:pPr>
        <w:ind w:left="-702" w:firstLine="0"/>
      </w:pPr>
      <w:rPr>
        <w:lang w:val="en-US" w:eastAsia="en-US" w:bidi="ar-SA"/>
      </w:rPr>
    </w:lvl>
    <w:lvl w:ilvl="1">
      <w:start w:val="1"/>
      <w:numFmt w:val="decimal"/>
      <w:lvlText w:val="%1.%2"/>
      <w:lvlJc w:val="left"/>
      <w:pPr>
        <w:ind w:left="-70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163" w:firstLine="0"/>
      </w:pPr>
      <w:rPr>
        <w:lang w:val="en-US" w:eastAsia="en-US" w:bidi="ar-SA"/>
      </w:rPr>
    </w:lvl>
    <w:lvl w:ilvl="3">
      <w:numFmt w:val="bullet"/>
      <w:lvlText w:val="•"/>
      <w:lvlJc w:val="left"/>
      <w:pPr>
        <w:ind w:left="2097" w:firstLine="0"/>
      </w:pPr>
      <w:rPr>
        <w:lang w:val="en-US" w:eastAsia="en-US" w:bidi="ar-SA"/>
      </w:rPr>
    </w:lvl>
    <w:lvl w:ilvl="4">
      <w:numFmt w:val="bullet"/>
      <w:lvlText w:val="•"/>
      <w:lvlJc w:val="left"/>
      <w:pPr>
        <w:ind w:left="3031" w:firstLine="0"/>
      </w:pPr>
      <w:rPr>
        <w:lang w:val="en-US" w:eastAsia="en-US" w:bidi="ar-SA"/>
      </w:rPr>
    </w:lvl>
    <w:lvl w:ilvl="5">
      <w:numFmt w:val="bullet"/>
      <w:lvlText w:val="•"/>
      <w:lvlJc w:val="left"/>
      <w:pPr>
        <w:ind w:left="3965" w:firstLine="0"/>
      </w:pPr>
      <w:rPr>
        <w:lang w:val="en-US" w:eastAsia="en-US" w:bidi="ar-SA"/>
      </w:rPr>
    </w:lvl>
    <w:lvl w:ilvl="6">
      <w:numFmt w:val="bullet"/>
      <w:lvlText w:val="•"/>
      <w:lvlJc w:val="left"/>
      <w:pPr>
        <w:ind w:left="4899" w:firstLine="0"/>
      </w:pPr>
      <w:rPr>
        <w:lang w:val="en-US" w:eastAsia="en-US" w:bidi="ar-SA"/>
      </w:rPr>
    </w:lvl>
    <w:lvl w:ilvl="7">
      <w:numFmt w:val="bullet"/>
      <w:lvlText w:val="•"/>
      <w:lvlJc w:val="left"/>
      <w:pPr>
        <w:ind w:left="5833" w:firstLine="0"/>
      </w:pPr>
      <w:rPr>
        <w:lang w:val="en-US" w:eastAsia="en-US" w:bidi="ar-SA"/>
      </w:rPr>
    </w:lvl>
    <w:lvl w:ilvl="8">
      <w:numFmt w:val="bullet"/>
      <w:lvlText w:val="•"/>
      <w:lvlJc w:val="left"/>
      <w:pPr>
        <w:ind w:left="6767" w:firstLine="0"/>
      </w:pPr>
      <w:rPr>
        <w:lang w:val="en-US" w:eastAsia="en-US" w:bidi="ar-SA"/>
      </w:rPr>
    </w:lvl>
  </w:abstractNum>
  <w:abstractNum w:abstractNumId="4" w15:restartNumberingAfterBreak="0">
    <w:nsid w:val="0B7F3F53"/>
    <w:multiLevelType w:val="singleLevel"/>
    <w:tmpl w:val="235CD87A"/>
    <w:name w:val="Bullet 28"/>
    <w:lvl w:ilvl="0">
      <w:numFmt w:val="bullet"/>
      <w:lvlText w:val="•"/>
      <w:lvlJc w:val="left"/>
      <w:pPr>
        <w:tabs>
          <w:tab w:val="num" w:pos="0"/>
        </w:tabs>
        <w:ind w:left="0" w:firstLine="0"/>
      </w:pPr>
      <w:rPr>
        <w:rFonts w:ascii="Times New Roman" w:hAnsi="Times New Roman"/>
        <w:lang w:val="en-US" w:eastAsia="en-US" w:bidi="ar-SA"/>
      </w:rPr>
    </w:lvl>
  </w:abstractNum>
  <w:abstractNum w:abstractNumId="5" w15:restartNumberingAfterBreak="0">
    <w:nsid w:val="0C100198"/>
    <w:multiLevelType w:val="multilevel"/>
    <w:tmpl w:val="B21082E2"/>
    <w:name w:val="Numbered list 5"/>
    <w:lvl w:ilvl="0">
      <w:start w:val="2"/>
      <w:numFmt w:val="decimal"/>
      <w:lvlText w:val="%1."/>
      <w:lvlJc w:val="left"/>
      <w:pPr>
        <w:ind w:left="767" w:firstLine="0"/>
      </w:pPr>
      <w:rPr>
        <w:rFonts w:ascii="Times New Roman" w:eastAsia="Times New Roman" w:hAnsi="Times New Roman" w:cs="Times New Roman"/>
        <w:b/>
        <w:bCs/>
        <w:spacing w:val="0"/>
        <w:w w:val="100"/>
        <w:sz w:val="28"/>
        <w:szCs w:val="28"/>
        <w:lang w:val="en-US" w:eastAsia="en-US" w:bidi="ar-SA"/>
      </w:rPr>
    </w:lvl>
    <w:lvl w:ilvl="1">
      <w:start w:val="1"/>
      <w:numFmt w:val="decimal"/>
      <w:lvlText w:val="%1.%2"/>
      <w:lvlJc w:val="left"/>
      <w:pPr>
        <w:ind w:left="1405"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2626" w:firstLine="0"/>
      </w:pPr>
      <w:rPr>
        <w:rFonts w:ascii="Times New Roman" w:hAnsi="Times New Roman"/>
        <w:lang w:val="en-US" w:eastAsia="en-US" w:bidi="ar-SA"/>
      </w:rPr>
    </w:lvl>
    <w:lvl w:ilvl="3">
      <w:numFmt w:val="bullet"/>
      <w:lvlText w:val="•"/>
      <w:lvlJc w:val="left"/>
      <w:pPr>
        <w:ind w:left="3415" w:firstLine="0"/>
      </w:pPr>
      <w:rPr>
        <w:rFonts w:ascii="Times New Roman" w:hAnsi="Times New Roman"/>
        <w:lang w:val="en-US" w:eastAsia="en-US" w:bidi="ar-SA"/>
      </w:rPr>
    </w:lvl>
    <w:lvl w:ilvl="4">
      <w:numFmt w:val="bullet"/>
      <w:lvlText w:val="•"/>
      <w:lvlJc w:val="left"/>
      <w:pPr>
        <w:ind w:left="4204" w:firstLine="0"/>
      </w:pPr>
      <w:rPr>
        <w:rFonts w:ascii="Times New Roman" w:hAnsi="Times New Roman"/>
        <w:lang w:val="en-US" w:eastAsia="en-US" w:bidi="ar-SA"/>
      </w:rPr>
    </w:lvl>
    <w:lvl w:ilvl="5">
      <w:numFmt w:val="bullet"/>
      <w:lvlText w:val="•"/>
      <w:lvlJc w:val="left"/>
      <w:pPr>
        <w:ind w:left="4993" w:firstLine="0"/>
      </w:pPr>
      <w:rPr>
        <w:rFonts w:ascii="Times New Roman" w:hAnsi="Times New Roman"/>
        <w:lang w:val="en-US" w:eastAsia="en-US" w:bidi="ar-SA"/>
      </w:rPr>
    </w:lvl>
    <w:lvl w:ilvl="6">
      <w:numFmt w:val="bullet"/>
      <w:lvlText w:val="•"/>
      <w:lvlJc w:val="left"/>
      <w:pPr>
        <w:ind w:left="5782" w:firstLine="0"/>
      </w:pPr>
      <w:rPr>
        <w:rFonts w:ascii="Times New Roman" w:hAnsi="Times New Roman"/>
        <w:lang w:val="en-US" w:eastAsia="en-US" w:bidi="ar-SA"/>
      </w:rPr>
    </w:lvl>
    <w:lvl w:ilvl="7">
      <w:numFmt w:val="bullet"/>
      <w:lvlText w:val="•"/>
      <w:lvlJc w:val="left"/>
      <w:pPr>
        <w:ind w:left="6571" w:firstLine="0"/>
      </w:pPr>
      <w:rPr>
        <w:rFonts w:ascii="Times New Roman" w:hAnsi="Times New Roman"/>
        <w:lang w:val="en-US" w:eastAsia="en-US" w:bidi="ar-SA"/>
      </w:rPr>
    </w:lvl>
    <w:lvl w:ilvl="8">
      <w:numFmt w:val="bullet"/>
      <w:lvlText w:val="•"/>
      <w:lvlJc w:val="left"/>
      <w:pPr>
        <w:ind w:left="7360" w:firstLine="0"/>
      </w:pPr>
      <w:rPr>
        <w:rFonts w:ascii="Times New Roman" w:hAnsi="Times New Roman"/>
        <w:lang w:val="en-US" w:eastAsia="en-US" w:bidi="ar-SA"/>
      </w:rPr>
    </w:lvl>
  </w:abstractNum>
  <w:abstractNum w:abstractNumId="6" w15:restartNumberingAfterBreak="0">
    <w:nsid w:val="10CF0C85"/>
    <w:multiLevelType w:val="hybridMultilevel"/>
    <w:tmpl w:val="E88CD242"/>
    <w:name w:val="Numbered list 22"/>
    <w:lvl w:ilvl="0" w:tplc="B6FEE0C2">
      <w:numFmt w:val="bullet"/>
      <w:lvlText w:val=""/>
      <w:lvlJc w:val="left"/>
      <w:pPr>
        <w:ind w:left="80" w:firstLine="0"/>
      </w:pPr>
      <w:rPr>
        <w:rFonts w:ascii="Symbol" w:hAnsi="Symbol"/>
      </w:rPr>
    </w:lvl>
    <w:lvl w:ilvl="1" w:tplc="0E5672A4">
      <w:numFmt w:val="bullet"/>
      <w:lvlText w:val="o"/>
      <w:lvlJc w:val="left"/>
      <w:pPr>
        <w:ind w:left="800" w:firstLine="0"/>
      </w:pPr>
      <w:rPr>
        <w:rFonts w:ascii="Courier New" w:hAnsi="Courier New" w:cs="Courier New"/>
      </w:rPr>
    </w:lvl>
    <w:lvl w:ilvl="2" w:tplc="945AE724">
      <w:numFmt w:val="bullet"/>
      <w:lvlText w:val=""/>
      <w:lvlJc w:val="left"/>
      <w:pPr>
        <w:ind w:left="1520" w:firstLine="0"/>
      </w:pPr>
      <w:rPr>
        <w:rFonts w:ascii="Wingdings" w:eastAsia="Wingdings" w:hAnsi="Wingdings" w:cs="Wingdings"/>
      </w:rPr>
    </w:lvl>
    <w:lvl w:ilvl="3" w:tplc="D278F534">
      <w:numFmt w:val="bullet"/>
      <w:lvlText w:val=""/>
      <w:lvlJc w:val="left"/>
      <w:pPr>
        <w:ind w:left="2240" w:firstLine="0"/>
      </w:pPr>
      <w:rPr>
        <w:rFonts w:ascii="Symbol" w:hAnsi="Symbol"/>
      </w:rPr>
    </w:lvl>
    <w:lvl w:ilvl="4" w:tplc="8164765C">
      <w:numFmt w:val="bullet"/>
      <w:lvlText w:val="o"/>
      <w:lvlJc w:val="left"/>
      <w:pPr>
        <w:ind w:left="2960" w:firstLine="0"/>
      </w:pPr>
      <w:rPr>
        <w:rFonts w:ascii="Courier New" w:hAnsi="Courier New" w:cs="Courier New"/>
      </w:rPr>
    </w:lvl>
    <w:lvl w:ilvl="5" w:tplc="333C16AE">
      <w:numFmt w:val="bullet"/>
      <w:lvlText w:val=""/>
      <w:lvlJc w:val="left"/>
      <w:pPr>
        <w:ind w:left="3680" w:firstLine="0"/>
      </w:pPr>
      <w:rPr>
        <w:rFonts w:ascii="Wingdings" w:eastAsia="Wingdings" w:hAnsi="Wingdings" w:cs="Wingdings"/>
      </w:rPr>
    </w:lvl>
    <w:lvl w:ilvl="6" w:tplc="830A751A">
      <w:numFmt w:val="bullet"/>
      <w:lvlText w:val=""/>
      <w:lvlJc w:val="left"/>
      <w:pPr>
        <w:ind w:left="4400" w:firstLine="0"/>
      </w:pPr>
      <w:rPr>
        <w:rFonts w:ascii="Symbol" w:hAnsi="Symbol"/>
      </w:rPr>
    </w:lvl>
    <w:lvl w:ilvl="7" w:tplc="03C6FE9E">
      <w:numFmt w:val="bullet"/>
      <w:lvlText w:val="o"/>
      <w:lvlJc w:val="left"/>
      <w:pPr>
        <w:ind w:left="5120" w:firstLine="0"/>
      </w:pPr>
      <w:rPr>
        <w:rFonts w:ascii="Courier New" w:hAnsi="Courier New" w:cs="Courier New"/>
      </w:rPr>
    </w:lvl>
    <w:lvl w:ilvl="8" w:tplc="9F560C52">
      <w:numFmt w:val="bullet"/>
      <w:lvlText w:val=""/>
      <w:lvlJc w:val="left"/>
      <w:pPr>
        <w:ind w:left="5840" w:firstLine="0"/>
      </w:pPr>
      <w:rPr>
        <w:rFonts w:ascii="Wingdings" w:eastAsia="Wingdings" w:hAnsi="Wingdings" w:cs="Wingdings"/>
      </w:rPr>
    </w:lvl>
  </w:abstractNum>
  <w:abstractNum w:abstractNumId="7" w15:restartNumberingAfterBreak="0">
    <w:nsid w:val="13CA575C"/>
    <w:multiLevelType w:val="hybridMultilevel"/>
    <w:tmpl w:val="4FC467E6"/>
    <w:name w:val="Numbered list 10"/>
    <w:lvl w:ilvl="0" w:tplc="471C77C2">
      <w:numFmt w:val="bullet"/>
      <w:lvlText w:val=""/>
      <w:lvlJc w:val="left"/>
      <w:pPr>
        <w:ind w:left="360" w:firstLine="0"/>
      </w:pPr>
      <w:rPr>
        <w:rFonts w:ascii="Symbol" w:hAnsi="Symbol"/>
        <w:sz w:val="20"/>
      </w:rPr>
    </w:lvl>
    <w:lvl w:ilvl="1" w:tplc="DE06359A">
      <w:numFmt w:val="bullet"/>
      <w:lvlText w:val="o"/>
      <w:lvlJc w:val="left"/>
      <w:pPr>
        <w:ind w:left="1080" w:firstLine="0"/>
      </w:pPr>
      <w:rPr>
        <w:rFonts w:ascii="Courier New" w:hAnsi="Courier New"/>
        <w:sz w:val="20"/>
      </w:rPr>
    </w:lvl>
    <w:lvl w:ilvl="2" w:tplc="C818EF7C">
      <w:numFmt w:val="bullet"/>
      <w:lvlText w:val=""/>
      <w:lvlJc w:val="left"/>
      <w:pPr>
        <w:ind w:left="1800" w:firstLine="0"/>
      </w:pPr>
      <w:rPr>
        <w:rFonts w:ascii="Wingdings" w:eastAsia="Wingdings" w:hAnsi="Wingdings" w:cs="Wingdings"/>
        <w:sz w:val="20"/>
      </w:rPr>
    </w:lvl>
    <w:lvl w:ilvl="3" w:tplc="FBD0FAC4">
      <w:numFmt w:val="bullet"/>
      <w:lvlText w:val=""/>
      <w:lvlJc w:val="left"/>
      <w:pPr>
        <w:ind w:left="2520" w:firstLine="0"/>
      </w:pPr>
      <w:rPr>
        <w:rFonts w:ascii="Wingdings" w:eastAsia="Wingdings" w:hAnsi="Wingdings" w:cs="Wingdings"/>
        <w:sz w:val="20"/>
      </w:rPr>
    </w:lvl>
    <w:lvl w:ilvl="4" w:tplc="C89C996E">
      <w:numFmt w:val="bullet"/>
      <w:lvlText w:val=""/>
      <w:lvlJc w:val="left"/>
      <w:pPr>
        <w:ind w:left="3240" w:firstLine="0"/>
      </w:pPr>
      <w:rPr>
        <w:rFonts w:ascii="Wingdings" w:eastAsia="Wingdings" w:hAnsi="Wingdings" w:cs="Wingdings"/>
        <w:sz w:val="20"/>
      </w:rPr>
    </w:lvl>
    <w:lvl w:ilvl="5" w:tplc="AAF2A8A8">
      <w:numFmt w:val="bullet"/>
      <w:lvlText w:val=""/>
      <w:lvlJc w:val="left"/>
      <w:pPr>
        <w:ind w:left="3960" w:firstLine="0"/>
      </w:pPr>
      <w:rPr>
        <w:rFonts w:ascii="Wingdings" w:eastAsia="Wingdings" w:hAnsi="Wingdings" w:cs="Wingdings"/>
        <w:sz w:val="20"/>
      </w:rPr>
    </w:lvl>
    <w:lvl w:ilvl="6" w:tplc="D9E26A20">
      <w:numFmt w:val="bullet"/>
      <w:lvlText w:val=""/>
      <w:lvlJc w:val="left"/>
      <w:pPr>
        <w:ind w:left="4680" w:firstLine="0"/>
      </w:pPr>
      <w:rPr>
        <w:rFonts w:ascii="Wingdings" w:eastAsia="Wingdings" w:hAnsi="Wingdings" w:cs="Wingdings"/>
        <w:sz w:val="20"/>
      </w:rPr>
    </w:lvl>
    <w:lvl w:ilvl="7" w:tplc="C7140492">
      <w:numFmt w:val="bullet"/>
      <w:lvlText w:val=""/>
      <w:lvlJc w:val="left"/>
      <w:pPr>
        <w:ind w:left="5400" w:firstLine="0"/>
      </w:pPr>
      <w:rPr>
        <w:rFonts w:ascii="Wingdings" w:eastAsia="Wingdings" w:hAnsi="Wingdings" w:cs="Wingdings"/>
        <w:sz w:val="20"/>
      </w:rPr>
    </w:lvl>
    <w:lvl w:ilvl="8" w:tplc="A4B4063C">
      <w:numFmt w:val="bullet"/>
      <w:lvlText w:val=""/>
      <w:lvlJc w:val="left"/>
      <w:pPr>
        <w:ind w:left="6120" w:firstLine="0"/>
      </w:pPr>
      <w:rPr>
        <w:rFonts w:ascii="Wingdings" w:eastAsia="Wingdings" w:hAnsi="Wingdings" w:cs="Wingdings"/>
        <w:sz w:val="20"/>
      </w:rPr>
    </w:lvl>
  </w:abstractNum>
  <w:abstractNum w:abstractNumId="8" w15:restartNumberingAfterBreak="0">
    <w:nsid w:val="1C0D582E"/>
    <w:multiLevelType w:val="multilevel"/>
    <w:tmpl w:val="51A49730"/>
    <w:name w:val="Numbered list 14"/>
    <w:lvl w:ilvl="0">
      <w:start w:val="5"/>
      <w:numFmt w:val="decimal"/>
      <w:lvlText w:val="%1."/>
      <w:lvlJc w:val="left"/>
      <w:pPr>
        <w:ind w:left="0" w:firstLine="0"/>
      </w:pPr>
    </w:lvl>
    <w:lvl w:ilvl="1">
      <w:start w:val="1"/>
      <w:numFmt w:val="decimal"/>
      <w:lvlText w:val="%1.%2."/>
      <w:lvlJc w:val="left"/>
      <w:pPr>
        <w:ind w:left="141" w:firstLine="0"/>
      </w:pPr>
    </w:lvl>
    <w:lvl w:ilvl="2">
      <w:start w:val="1"/>
      <w:numFmt w:val="decimal"/>
      <w:lvlText w:val="%1.%2.%3."/>
      <w:lvlJc w:val="left"/>
      <w:pPr>
        <w:ind w:left="282" w:firstLine="0"/>
      </w:pPr>
    </w:lvl>
    <w:lvl w:ilvl="3">
      <w:start w:val="1"/>
      <w:numFmt w:val="decimal"/>
      <w:lvlText w:val="%1.%2.%3.%4."/>
      <w:lvlJc w:val="left"/>
      <w:pPr>
        <w:ind w:left="423" w:firstLine="0"/>
      </w:pPr>
    </w:lvl>
    <w:lvl w:ilvl="4">
      <w:start w:val="1"/>
      <w:numFmt w:val="decimal"/>
      <w:lvlText w:val="%1.%2.%3.%4.%5."/>
      <w:lvlJc w:val="left"/>
      <w:pPr>
        <w:ind w:left="564" w:firstLine="0"/>
      </w:pPr>
    </w:lvl>
    <w:lvl w:ilvl="5">
      <w:start w:val="1"/>
      <w:numFmt w:val="decimal"/>
      <w:lvlText w:val="%1.%2.%3.%4.%5.%6."/>
      <w:lvlJc w:val="left"/>
      <w:pPr>
        <w:ind w:left="705" w:firstLine="0"/>
      </w:pPr>
    </w:lvl>
    <w:lvl w:ilvl="6">
      <w:start w:val="1"/>
      <w:numFmt w:val="decimal"/>
      <w:lvlText w:val="%1.%2.%3.%4.%5.%6.%7."/>
      <w:lvlJc w:val="left"/>
      <w:pPr>
        <w:ind w:left="846" w:firstLine="0"/>
      </w:pPr>
    </w:lvl>
    <w:lvl w:ilvl="7">
      <w:start w:val="1"/>
      <w:numFmt w:val="decimal"/>
      <w:lvlText w:val="%1.%2.%3.%4.%5.%6.%7.%8."/>
      <w:lvlJc w:val="left"/>
      <w:pPr>
        <w:ind w:left="987" w:firstLine="0"/>
      </w:pPr>
    </w:lvl>
    <w:lvl w:ilvl="8">
      <w:start w:val="1"/>
      <w:numFmt w:val="decimal"/>
      <w:lvlText w:val="%1.%2.%3.%4.%5.%6.%7.%8.%9."/>
      <w:lvlJc w:val="left"/>
      <w:pPr>
        <w:ind w:left="1128" w:firstLine="0"/>
      </w:pPr>
    </w:lvl>
  </w:abstractNum>
  <w:abstractNum w:abstractNumId="9" w15:restartNumberingAfterBreak="0">
    <w:nsid w:val="1C7D1D8C"/>
    <w:multiLevelType w:val="hybridMultilevel"/>
    <w:tmpl w:val="5C20C460"/>
    <w:name w:val="Numbered list 13"/>
    <w:lvl w:ilvl="0" w:tplc="389662F6">
      <w:numFmt w:val="none"/>
      <w:lvlText w:val=""/>
      <w:lvlJc w:val="left"/>
      <w:pPr>
        <w:ind w:left="0" w:firstLine="0"/>
      </w:pPr>
    </w:lvl>
    <w:lvl w:ilvl="1" w:tplc="14B0FCCA">
      <w:numFmt w:val="none"/>
      <w:lvlText w:val=""/>
      <w:lvlJc w:val="left"/>
      <w:pPr>
        <w:ind w:left="0" w:firstLine="0"/>
      </w:pPr>
    </w:lvl>
    <w:lvl w:ilvl="2" w:tplc="6F822E2E">
      <w:numFmt w:val="none"/>
      <w:lvlText w:val=""/>
      <w:lvlJc w:val="left"/>
      <w:pPr>
        <w:ind w:left="0" w:firstLine="0"/>
      </w:pPr>
    </w:lvl>
    <w:lvl w:ilvl="3" w:tplc="2A8461A8">
      <w:numFmt w:val="none"/>
      <w:lvlText w:val=""/>
      <w:lvlJc w:val="left"/>
      <w:pPr>
        <w:ind w:left="0" w:firstLine="0"/>
      </w:pPr>
    </w:lvl>
    <w:lvl w:ilvl="4" w:tplc="CE72600C">
      <w:numFmt w:val="none"/>
      <w:lvlText w:val=""/>
      <w:lvlJc w:val="left"/>
      <w:pPr>
        <w:ind w:left="0" w:firstLine="0"/>
      </w:pPr>
    </w:lvl>
    <w:lvl w:ilvl="5" w:tplc="260ABB6E">
      <w:numFmt w:val="none"/>
      <w:lvlText w:val=""/>
      <w:lvlJc w:val="left"/>
      <w:pPr>
        <w:ind w:left="0" w:firstLine="0"/>
      </w:pPr>
    </w:lvl>
    <w:lvl w:ilvl="6" w:tplc="1DC2F31C">
      <w:numFmt w:val="none"/>
      <w:lvlText w:val=""/>
      <w:lvlJc w:val="left"/>
      <w:pPr>
        <w:ind w:left="0" w:firstLine="0"/>
      </w:pPr>
    </w:lvl>
    <w:lvl w:ilvl="7" w:tplc="055E5346">
      <w:numFmt w:val="none"/>
      <w:lvlText w:val=""/>
      <w:lvlJc w:val="left"/>
      <w:pPr>
        <w:ind w:left="0" w:firstLine="0"/>
      </w:pPr>
    </w:lvl>
    <w:lvl w:ilvl="8" w:tplc="051697FA">
      <w:numFmt w:val="none"/>
      <w:lvlText w:val=""/>
      <w:lvlJc w:val="left"/>
      <w:pPr>
        <w:ind w:left="0" w:firstLine="0"/>
      </w:pPr>
    </w:lvl>
  </w:abstractNum>
  <w:abstractNum w:abstractNumId="10" w15:restartNumberingAfterBreak="0">
    <w:nsid w:val="1CA75749"/>
    <w:multiLevelType w:val="hybridMultilevel"/>
    <w:tmpl w:val="90DA6AFE"/>
    <w:name w:val="Numbered list 15"/>
    <w:lvl w:ilvl="0" w:tplc="0A9ED3EA">
      <w:numFmt w:val="none"/>
      <w:lvlText w:val=""/>
      <w:lvlJc w:val="left"/>
      <w:pPr>
        <w:ind w:left="0" w:firstLine="0"/>
      </w:pPr>
    </w:lvl>
    <w:lvl w:ilvl="1" w:tplc="6B809826">
      <w:numFmt w:val="none"/>
      <w:lvlText w:val=""/>
      <w:lvlJc w:val="left"/>
      <w:pPr>
        <w:ind w:left="0" w:firstLine="0"/>
      </w:pPr>
    </w:lvl>
    <w:lvl w:ilvl="2" w:tplc="5860B70A">
      <w:numFmt w:val="none"/>
      <w:lvlText w:val=""/>
      <w:lvlJc w:val="left"/>
      <w:pPr>
        <w:ind w:left="0" w:firstLine="0"/>
      </w:pPr>
    </w:lvl>
    <w:lvl w:ilvl="3" w:tplc="91945E5A">
      <w:numFmt w:val="none"/>
      <w:lvlText w:val=""/>
      <w:lvlJc w:val="left"/>
      <w:pPr>
        <w:ind w:left="0" w:firstLine="0"/>
      </w:pPr>
    </w:lvl>
    <w:lvl w:ilvl="4" w:tplc="33769460">
      <w:numFmt w:val="none"/>
      <w:lvlText w:val=""/>
      <w:lvlJc w:val="left"/>
      <w:pPr>
        <w:ind w:left="0" w:firstLine="0"/>
      </w:pPr>
    </w:lvl>
    <w:lvl w:ilvl="5" w:tplc="ABDA55E2">
      <w:numFmt w:val="none"/>
      <w:lvlText w:val=""/>
      <w:lvlJc w:val="left"/>
      <w:pPr>
        <w:ind w:left="0" w:firstLine="0"/>
      </w:pPr>
    </w:lvl>
    <w:lvl w:ilvl="6" w:tplc="58122C36">
      <w:numFmt w:val="none"/>
      <w:lvlText w:val=""/>
      <w:lvlJc w:val="left"/>
      <w:pPr>
        <w:ind w:left="0" w:firstLine="0"/>
      </w:pPr>
    </w:lvl>
    <w:lvl w:ilvl="7" w:tplc="6BA2A2B2">
      <w:numFmt w:val="none"/>
      <w:lvlText w:val=""/>
      <w:lvlJc w:val="left"/>
      <w:pPr>
        <w:ind w:left="0" w:firstLine="0"/>
      </w:pPr>
    </w:lvl>
    <w:lvl w:ilvl="8" w:tplc="1ACC85C4">
      <w:numFmt w:val="none"/>
      <w:lvlText w:val=""/>
      <w:lvlJc w:val="left"/>
      <w:pPr>
        <w:ind w:left="0" w:firstLine="0"/>
      </w:pPr>
    </w:lvl>
  </w:abstractNum>
  <w:abstractNum w:abstractNumId="11" w15:restartNumberingAfterBreak="0">
    <w:nsid w:val="1EB375EB"/>
    <w:multiLevelType w:val="multilevel"/>
    <w:tmpl w:val="32DA5B24"/>
    <w:lvl w:ilvl="0">
      <w:start w:val="3"/>
      <w:numFmt w:val="decimal"/>
      <w:lvlText w:val="%1"/>
      <w:lvlJc w:val="left"/>
      <w:pPr>
        <w:ind w:left="576" w:hanging="576"/>
      </w:pPr>
      <w:rPr>
        <w:rFonts w:hint="default"/>
      </w:rPr>
    </w:lvl>
    <w:lvl w:ilvl="1">
      <w:start w:val="3"/>
      <w:numFmt w:val="decimal"/>
      <w:lvlText w:val="%1.%2"/>
      <w:lvlJc w:val="left"/>
      <w:pPr>
        <w:ind w:left="937" w:hanging="576"/>
      </w:pPr>
      <w:rPr>
        <w:rFonts w:hint="default"/>
      </w:rPr>
    </w:lvl>
    <w:lvl w:ilvl="2">
      <w:start w:val="3"/>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2" w15:restartNumberingAfterBreak="0">
    <w:nsid w:val="1F1D50C9"/>
    <w:multiLevelType w:val="singleLevel"/>
    <w:tmpl w:val="D50848C6"/>
    <w:name w:val="Bullet 29"/>
    <w:lvl w:ilvl="0">
      <w:numFmt w:val="bullet"/>
      <w:lvlText w:val=""/>
      <w:lvlJc w:val="left"/>
      <w:pPr>
        <w:tabs>
          <w:tab w:val="num" w:pos="0"/>
        </w:tabs>
        <w:ind w:left="0" w:firstLine="0"/>
      </w:pPr>
      <w:rPr>
        <w:rFonts w:ascii="Symbol" w:hAnsi="Symbol"/>
        <w:sz w:val="20"/>
      </w:rPr>
    </w:lvl>
  </w:abstractNum>
  <w:abstractNum w:abstractNumId="13" w15:restartNumberingAfterBreak="0">
    <w:nsid w:val="22281111"/>
    <w:multiLevelType w:val="multilevel"/>
    <w:tmpl w:val="B31E0D56"/>
    <w:name w:val="Numbered list 8"/>
    <w:lvl w:ilvl="0">
      <w:start w:val="3"/>
      <w:numFmt w:val="decimal"/>
      <w:lvlText w:val="%1"/>
      <w:lvlJc w:val="left"/>
      <w:pPr>
        <w:ind w:left="1828" w:firstLine="0"/>
      </w:pPr>
      <w:rPr>
        <w:lang w:val="en-US" w:eastAsia="en-US" w:bidi="ar-SA"/>
      </w:rPr>
    </w:lvl>
    <w:lvl w:ilvl="1">
      <w:start w:val="4"/>
      <w:numFmt w:val="decimal"/>
      <w:lvlText w:val="%1.%2."/>
      <w:lvlJc w:val="left"/>
      <w:pPr>
        <w:ind w:left="1828"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3236" w:firstLine="0"/>
      </w:pPr>
      <w:rPr>
        <w:lang w:val="en-US" w:eastAsia="en-US" w:bidi="ar-SA"/>
      </w:rPr>
    </w:lvl>
    <w:lvl w:ilvl="3">
      <w:numFmt w:val="bullet"/>
      <w:lvlText w:val="•"/>
      <w:lvlJc w:val="left"/>
      <w:pPr>
        <w:ind w:left="3940" w:firstLine="0"/>
      </w:pPr>
      <w:rPr>
        <w:lang w:val="en-US" w:eastAsia="en-US" w:bidi="ar-SA"/>
      </w:rPr>
    </w:lvl>
    <w:lvl w:ilvl="4">
      <w:numFmt w:val="bullet"/>
      <w:lvlText w:val="•"/>
      <w:lvlJc w:val="left"/>
      <w:pPr>
        <w:ind w:left="4644" w:firstLine="0"/>
      </w:pPr>
      <w:rPr>
        <w:lang w:val="en-US" w:eastAsia="en-US" w:bidi="ar-SA"/>
      </w:rPr>
    </w:lvl>
    <w:lvl w:ilvl="5">
      <w:numFmt w:val="bullet"/>
      <w:lvlText w:val="•"/>
      <w:lvlJc w:val="left"/>
      <w:pPr>
        <w:ind w:left="5348" w:firstLine="0"/>
      </w:pPr>
      <w:rPr>
        <w:lang w:val="en-US" w:eastAsia="en-US" w:bidi="ar-SA"/>
      </w:rPr>
    </w:lvl>
    <w:lvl w:ilvl="6">
      <w:numFmt w:val="bullet"/>
      <w:lvlText w:val="•"/>
      <w:lvlJc w:val="left"/>
      <w:pPr>
        <w:ind w:left="6052" w:firstLine="0"/>
      </w:pPr>
      <w:rPr>
        <w:lang w:val="en-US" w:eastAsia="en-US" w:bidi="ar-SA"/>
      </w:rPr>
    </w:lvl>
    <w:lvl w:ilvl="7">
      <w:numFmt w:val="bullet"/>
      <w:lvlText w:val="•"/>
      <w:lvlJc w:val="left"/>
      <w:pPr>
        <w:ind w:left="6756" w:firstLine="0"/>
      </w:pPr>
      <w:rPr>
        <w:lang w:val="en-US" w:eastAsia="en-US" w:bidi="ar-SA"/>
      </w:rPr>
    </w:lvl>
    <w:lvl w:ilvl="8">
      <w:numFmt w:val="bullet"/>
      <w:lvlText w:val="•"/>
      <w:lvlJc w:val="left"/>
      <w:pPr>
        <w:ind w:left="7460" w:firstLine="0"/>
      </w:pPr>
      <w:rPr>
        <w:lang w:val="en-US" w:eastAsia="en-US" w:bidi="ar-SA"/>
      </w:rPr>
    </w:lvl>
  </w:abstractNum>
  <w:abstractNum w:abstractNumId="14" w15:restartNumberingAfterBreak="0">
    <w:nsid w:val="229C6F9B"/>
    <w:multiLevelType w:val="multilevel"/>
    <w:tmpl w:val="BDAABFD0"/>
    <w:name w:val="Numbered list 17"/>
    <w:lvl w:ilvl="0">
      <w:start w:val="1"/>
      <w:numFmt w:val="decimal"/>
      <w:lvlText w:val="%1"/>
      <w:lvlJc w:val="left"/>
      <w:pPr>
        <w:ind w:left="302" w:firstLine="0"/>
      </w:pPr>
      <w:rPr>
        <w:lang w:val="en-US" w:eastAsia="en-US" w:bidi="ar-SA"/>
      </w:rPr>
    </w:lvl>
    <w:lvl w:ilvl="1">
      <w:start w:val="1"/>
      <w:numFmt w:val="decimal"/>
      <w:lvlText w:val="%1.%2"/>
      <w:lvlJc w:val="left"/>
      <w:pPr>
        <w:ind w:left="302" w:firstLine="0"/>
      </w:pPr>
      <w:rPr>
        <w:rFonts w:ascii="Times New Roman" w:eastAsia="Times New Roman" w:hAnsi="Times New Roman" w:cs="Times New Roman"/>
        <w:b/>
        <w:bCs/>
        <w:spacing w:val="-2"/>
        <w:w w:val="98"/>
        <w:sz w:val="28"/>
        <w:szCs w:val="28"/>
        <w:lang w:val="en-US" w:eastAsia="en-US" w:bidi="ar-SA"/>
      </w:rPr>
    </w:lvl>
    <w:lvl w:ilvl="2">
      <w:numFmt w:val="bullet"/>
      <w:lvlText w:val="•"/>
      <w:lvlJc w:val="left"/>
      <w:pPr>
        <w:ind w:left="2119" w:firstLine="0"/>
      </w:pPr>
      <w:rPr>
        <w:lang w:val="en-US" w:eastAsia="en-US" w:bidi="ar-SA"/>
      </w:rPr>
    </w:lvl>
    <w:lvl w:ilvl="3">
      <w:numFmt w:val="bullet"/>
      <w:lvlText w:val="•"/>
      <w:lvlJc w:val="left"/>
      <w:pPr>
        <w:ind w:left="3030" w:firstLine="0"/>
      </w:pPr>
      <w:rPr>
        <w:lang w:val="en-US" w:eastAsia="en-US" w:bidi="ar-SA"/>
      </w:rPr>
    </w:lvl>
    <w:lvl w:ilvl="4">
      <w:numFmt w:val="bullet"/>
      <w:lvlText w:val="•"/>
      <w:lvlJc w:val="left"/>
      <w:pPr>
        <w:ind w:left="3941" w:firstLine="0"/>
      </w:pPr>
      <w:rPr>
        <w:lang w:val="en-US" w:eastAsia="en-US" w:bidi="ar-SA"/>
      </w:rPr>
    </w:lvl>
    <w:lvl w:ilvl="5">
      <w:numFmt w:val="bullet"/>
      <w:lvlText w:val="•"/>
      <w:lvlJc w:val="left"/>
      <w:pPr>
        <w:ind w:left="4853" w:firstLine="0"/>
      </w:pPr>
      <w:rPr>
        <w:lang w:val="en-US" w:eastAsia="en-US" w:bidi="ar-SA"/>
      </w:rPr>
    </w:lvl>
    <w:lvl w:ilvl="6">
      <w:numFmt w:val="bullet"/>
      <w:lvlText w:val="•"/>
      <w:lvlJc w:val="left"/>
      <w:pPr>
        <w:ind w:left="5764" w:firstLine="0"/>
      </w:pPr>
      <w:rPr>
        <w:lang w:val="en-US" w:eastAsia="en-US" w:bidi="ar-SA"/>
      </w:rPr>
    </w:lvl>
    <w:lvl w:ilvl="7">
      <w:numFmt w:val="bullet"/>
      <w:lvlText w:val="•"/>
      <w:lvlJc w:val="left"/>
      <w:pPr>
        <w:ind w:left="6675" w:firstLine="0"/>
      </w:pPr>
      <w:rPr>
        <w:lang w:val="en-US" w:eastAsia="en-US" w:bidi="ar-SA"/>
      </w:rPr>
    </w:lvl>
    <w:lvl w:ilvl="8">
      <w:numFmt w:val="bullet"/>
      <w:lvlText w:val="•"/>
      <w:lvlJc w:val="left"/>
      <w:pPr>
        <w:ind w:left="7586" w:firstLine="0"/>
      </w:pPr>
      <w:rPr>
        <w:lang w:val="en-US" w:eastAsia="en-US" w:bidi="ar-SA"/>
      </w:rPr>
    </w:lvl>
  </w:abstractNum>
  <w:abstractNum w:abstractNumId="15" w15:restartNumberingAfterBreak="0">
    <w:nsid w:val="23F93D19"/>
    <w:multiLevelType w:val="singleLevel"/>
    <w:tmpl w:val="6DA81DA6"/>
    <w:name w:val="Bullet 30"/>
    <w:lvl w:ilvl="0">
      <w:numFmt w:val="bullet"/>
      <w:lvlText w:val=""/>
      <w:lvlJc w:val="left"/>
      <w:pPr>
        <w:tabs>
          <w:tab w:val="num" w:pos="0"/>
        </w:tabs>
        <w:ind w:left="0" w:firstLine="0"/>
      </w:pPr>
      <w:rPr>
        <w:rFonts w:ascii="Symbol" w:hAnsi="Symbol"/>
      </w:rPr>
    </w:lvl>
  </w:abstractNum>
  <w:abstractNum w:abstractNumId="16" w15:restartNumberingAfterBreak="0">
    <w:nsid w:val="240F14E9"/>
    <w:multiLevelType w:val="hybridMultilevel"/>
    <w:tmpl w:val="C0424E6C"/>
    <w:name w:val="Numbered list 18"/>
    <w:lvl w:ilvl="0" w:tplc="D6889700">
      <w:numFmt w:val="bullet"/>
      <w:lvlText w:val=""/>
      <w:lvlJc w:val="left"/>
      <w:pPr>
        <w:ind w:left="360" w:firstLine="0"/>
      </w:pPr>
      <w:rPr>
        <w:rFonts w:ascii="Symbol" w:hAnsi="Symbol"/>
      </w:rPr>
    </w:lvl>
    <w:lvl w:ilvl="1" w:tplc="80525D4E">
      <w:numFmt w:val="bullet"/>
      <w:lvlText w:val="o"/>
      <w:lvlJc w:val="left"/>
      <w:pPr>
        <w:ind w:left="1080" w:firstLine="0"/>
      </w:pPr>
      <w:rPr>
        <w:rFonts w:ascii="Courier New" w:hAnsi="Courier New" w:cs="Courier New"/>
      </w:rPr>
    </w:lvl>
    <w:lvl w:ilvl="2" w:tplc="0EBA47EC">
      <w:numFmt w:val="bullet"/>
      <w:lvlText w:val=""/>
      <w:lvlJc w:val="left"/>
      <w:pPr>
        <w:ind w:left="1800" w:firstLine="0"/>
      </w:pPr>
      <w:rPr>
        <w:rFonts w:ascii="Wingdings" w:eastAsia="Wingdings" w:hAnsi="Wingdings" w:cs="Wingdings"/>
      </w:rPr>
    </w:lvl>
    <w:lvl w:ilvl="3" w:tplc="995285E6">
      <w:numFmt w:val="bullet"/>
      <w:lvlText w:val=""/>
      <w:lvlJc w:val="left"/>
      <w:pPr>
        <w:ind w:left="2520" w:firstLine="0"/>
      </w:pPr>
      <w:rPr>
        <w:rFonts w:ascii="Symbol" w:hAnsi="Symbol"/>
      </w:rPr>
    </w:lvl>
    <w:lvl w:ilvl="4" w:tplc="39B42890">
      <w:numFmt w:val="bullet"/>
      <w:lvlText w:val="o"/>
      <w:lvlJc w:val="left"/>
      <w:pPr>
        <w:ind w:left="3240" w:firstLine="0"/>
      </w:pPr>
      <w:rPr>
        <w:rFonts w:ascii="Courier New" w:hAnsi="Courier New" w:cs="Courier New"/>
      </w:rPr>
    </w:lvl>
    <w:lvl w:ilvl="5" w:tplc="6648304C">
      <w:numFmt w:val="bullet"/>
      <w:lvlText w:val=""/>
      <w:lvlJc w:val="left"/>
      <w:pPr>
        <w:ind w:left="3960" w:firstLine="0"/>
      </w:pPr>
      <w:rPr>
        <w:rFonts w:ascii="Wingdings" w:eastAsia="Wingdings" w:hAnsi="Wingdings" w:cs="Wingdings"/>
      </w:rPr>
    </w:lvl>
    <w:lvl w:ilvl="6" w:tplc="3AE2709E">
      <w:numFmt w:val="bullet"/>
      <w:lvlText w:val=""/>
      <w:lvlJc w:val="left"/>
      <w:pPr>
        <w:ind w:left="4680" w:firstLine="0"/>
      </w:pPr>
      <w:rPr>
        <w:rFonts w:ascii="Symbol" w:hAnsi="Symbol"/>
      </w:rPr>
    </w:lvl>
    <w:lvl w:ilvl="7" w:tplc="F5404F80">
      <w:numFmt w:val="bullet"/>
      <w:lvlText w:val="o"/>
      <w:lvlJc w:val="left"/>
      <w:pPr>
        <w:ind w:left="5400" w:firstLine="0"/>
      </w:pPr>
      <w:rPr>
        <w:rFonts w:ascii="Courier New" w:hAnsi="Courier New" w:cs="Courier New"/>
      </w:rPr>
    </w:lvl>
    <w:lvl w:ilvl="8" w:tplc="421ECA1C">
      <w:numFmt w:val="bullet"/>
      <w:lvlText w:val=""/>
      <w:lvlJc w:val="left"/>
      <w:pPr>
        <w:ind w:left="6120" w:firstLine="0"/>
      </w:pPr>
      <w:rPr>
        <w:rFonts w:ascii="Wingdings" w:eastAsia="Wingdings" w:hAnsi="Wingdings" w:cs="Wingdings"/>
      </w:rPr>
    </w:lvl>
  </w:abstractNum>
  <w:abstractNum w:abstractNumId="17" w15:restartNumberingAfterBreak="0">
    <w:nsid w:val="264C6FEA"/>
    <w:multiLevelType w:val="multilevel"/>
    <w:tmpl w:val="45B8F832"/>
    <w:lvl w:ilvl="0">
      <w:start w:val="3"/>
      <w:numFmt w:val="decimal"/>
      <w:lvlText w:val="%1"/>
      <w:lvlJc w:val="left"/>
      <w:pPr>
        <w:ind w:left="576" w:hanging="576"/>
      </w:pPr>
      <w:rPr>
        <w:rFonts w:hint="default"/>
      </w:rPr>
    </w:lvl>
    <w:lvl w:ilvl="1">
      <w:start w:val="3"/>
      <w:numFmt w:val="decimal"/>
      <w:lvlText w:val="%1.%2"/>
      <w:lvlJc w:val="left"/>
      <w:pPr>
        <w:ind w:left="937" w:hanging="576"/>
      </w:pPr>
      <w:rPr>
        <w:rFonts w:hint="default"/>
      </w:rPr>
    </w:lvl>
    <w:lvl w:ilvl="2">
      <w:start w:val="4"/>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8" w15:restartNumberingAfterBreak="0">
    <w:nsid w:val="28201E09"/>
    <w:multiLevelType w:val="hybridMultilevel"/>
    <w:tmpl w:val="DE783DB2"/>
    <w:name w:val="Numbered list 16"/>
    <w:lvl w:ilvl="0" w:tplc="5F56C3B2">
      <w:numFmt w:val="bullet"/>
      <w:lvlText w:val=""/>
      <w:lvlJc w:val="left"/>
      <w:pPr>
        <w:ind w:left="360" w:firstLine="0"/>
      </w:pPr>
      <w:rPr>
        <w:rFonts w:ascii="Symbol" w:hAnsi="Symbol"/>
      </w:rPr>
    </w:lvl>
    <w:lvl w:ilvl="1" w:tplc="1A187902">
      <w:numFmt w:val="bullet"/>
      <w:lvlText w:val="o"/>
      <w:lvlJc w:val="left"/>
      <w:pPr>
        <w:ind w:left="1080" w:firstLine="0"/>
      </w:pPr>
      <w:rPr>
        <w:rFonts w:ascii="Courier New" w:hAnsi="Courier New" w:cs="Courier New"/>
      </w:rPr>
    </w:lvl>
    <w:lvl w:ilvl="2" w:tplc="CA6ADC2A">
      <w:numFmt w:val="bullet"/>
      <w:lvlText w:val=""/>
      <w:lvlJc w:val="left"/>
      <w:pPr>
        <w:ind w:left="1800" w:firstLine="0"/>
      </w:pPr>
      <w:rPr>
        <w:rFonts w:ascii="Wingdings" w:eastAsia="Wingdings" w:hAnsi="Wingdings" w:cs="Wingdings"/>
      </w:rPr>
    </w:lvl>
    <w:lvl w:ilvl="3" w:tplc="B412A45E">
      <w:numFmt w:val="bullet"/>
      <w:lvlText w:val=""/>
      <w:lvlJc w:val="left"/>
      <w:pPr>
        <w:ind w:left="2520" w:firstLine="0"/>
      </w:pPr>
      <w:rPr>
        <w:rFonts w:ascii="Symbol" w:hAnsi="Symbol"/>
      </w:rPr>
    </w:lvl>
    <w:lvl w:ilvl="4" w:tplc="4C1C6304">
      <w:numFmt w:val="bullet"/>
      <w:lvlText w:val="o"/>
      <w:lvlJc w:val="left"/>
      <w:pPr>
        <w:ind w:left="3240" w:firstLine="0"/>
      </w:pPr>
      <w:rPr>
        <w:rFonts w:ascii="Courier New" w:hAnsi="Courier New" w:cs="Courier New"/>
      </w:rPr>
    </w:lvl>
    <w:lvl w:ilvl="5" w:tplc="279E244C">
      <w:numFmt w:val="bullet"/>
      <w:lvlText w:val=""/>
      <w:lvlJc w:val="left"/>
      <w:pPr>
        <w:ind w:left="3960" w:firstLine="0"/>
      </w:pPr>
      <w:rPr>
        <w:rFonts w:ascii="Wingdings" w:eastAsia="Wingdings" w:hAnsi="Wingdings" w:cs="Wingdings"/>
      </w:rPr>
    </w:lvl>
    <w:lvl w:ilvl="6" w:tplc="F9049C26">
      <w:numFmt w:val="bullet"/>
      <w:lvlText w:val=""/>
      <w:lvlJc w:val="left"/>
      <w:pPr>
        <w:ind w:left="4680" w:firstLine="0"/>
      </w:pPr>
      <w:rPr>
        <w:rFonts w:ascii="Symbol" w:hAnsi="Symbol"/>
      </w:rPr>
    </w:lvl>
    <w:lvl w:ilvl="7" w:tplc="EC02A062">
      <w:numFmt w:val="bullet"/>
      <w:lvlText w:val="o"/>
      <w:lvlJc w:val="left"/>
      <w:pPr>
        <w:ind w:left="5400" w:firstLine="0"/>
      </w:pPr>
      <w:rPr>
        <w:rFonts w:ascii="Courier New" w:hAnsi="Courier New" w:cs="Courier New"/>
      </w:rPr>
    </w:lvl>
    <w:lvl w:ilvl="8" w:tplc="6EBA74F2">
      <w:numFmt w:val="bullet"/>
      <w:lvlText w:val=""/>
      <w:lvlJc w:val="left"/>
      <w:pPr>
        <w:ind w:left="6120" w:firstLine="0"/>
      </w:pPr>
      <w:rPr>
        <w:rFonts w:ascii="Wingdings" w:eastAsia="Wingdings" w:hAnsi="Wingdings" w:cs="Wingdings"/>
      </w:rPr>
    </w:lvl>
  </w:abstractNum>
  <w:abstractNum w:abstractNumId="19" w15:restartNumberingAfterBreak="0">
    <w:nsid w:val="304B5D14"/>
    <w:multiLevelType w:val="hybridMultilevel"/>
    <w:tmpl w:val="3AC60D5C"/>
    <w:name w:val="Numbered list 20"/>
    <w:lvl w:ilvl="0" w:tplc="C3C60A30">
      <w:start w:val="1"/>
      <w:numFmt w:val="decimal"/>
      <w:lvlText w:val="%1."/>
      <w:lvlJc w:val="left"/>
      <w:pPr>
        <w:ind w:left="360" w:firstLine="0"/>
      </w:pPr>
    </w:lvl>
    <w:lvl w:ilvl="1" w:tplc="4B0C7164">
      <w:start w:val="1"/>
      <w:numFmt w:val="lowerLetter"/>
      <w:lvlText w:val="%2."/>
      <w:lvlJc w:val="left"/>
      <w:pPr>
        <w:ind w:left="1080" w:firstLine="0"/>
      </w:pPr>
    </w:lvl>
    <w:lvl w:ilvl="2" w:tplc="A4388D82">
      <w:start w:val="1"/>
      <w:numFmt w:val="lowerRoman"/>
      <w:lvlText w:val="%3."/>
      <w:lvlJc w:val="right"/>
      <w:pPr>
        <w:ind w:left="1980" w:firstLine="0"/>
      </w:pPr>
    </w:lvl>
    <w:lvl w:ilvl="3" w:tplc="566601E0">
      <w:start w:val="1"/>
      <w:numFmt w:val="decimal"/>
      <w:lvlText w:val="%4."/>
      <w:lvlJc w:val="left"/>
      <w:pPr>
        <w:ind w:left="2520" w:firstLine="0"/>
      </w:pPr>
    </w:lvl>
    <w:lvl w:ilvl="4" w:tplc="2DF8FFBA">
      <w:start w:val="1"/>
      <w:numFmt w:val="lowerLetter"/>
      <w:lvlText w:val="%5."/>
      <w:lvlJc w:val="left"/>
      <w:pPr>
        <w:ind w:left="3240" w:firstLine="0"/>
      </w:pPr>
    </w:lvl>
    <w:lvl w:ilvl="5" w:tplc="274878A6">
      <w:start w:val="1"/>
      <w:numFmt w:val="lowerRoman"/>
      <w:lvlText w:val="%6."/>
      <w:lvlJc w:val="right"/>
      <w:pPr>
        <w:ind w:left="4140" w:firstLine="0"/>
      </w:pPr>
    </w:lvl>
    <w:lvl w:ilvl="6" w:tplc="EB3E6888">
      <w:start w:val="1"/>
      <w:numFmt w:val="decimal"/>
      <w:lvlText w:val="%7."/>
      <w:lvlJc w:val="left"/>
      <w:pPr>
        <w:ind w:left="4680" w:firstLine="0"/>
      </w:pPr>
    </w:lvl>
    <w:lvl w:ilvl="7" w:tplc="B28C469A">
      <w:start w:val="1"/>
      <w:numFmt w:val="lowerLetter"/>
      <w:lvlText w:val="%8."/>
      <w:lvlJc w:val="left"/>
      <w:pPr>
        <w:ind w:left="5400" w:firstLine="0"/>
      </w:pPr>
    </w:lvl>
    <w:lvl w:ilvl="8" w:tplc="0B749EC4">
      <w:start w:val="1"/>
      <w:numFmt w:val="lowerRoman"/>
      <w:lvlText w:val="%9."/>
      <w:lvlJc w:val="right"/>
      <w:pPr>
        <w:ind w:left="6300" w:firstLine="0"/>
      </w:pPr>
    </w:lvl>
  </w:abstractNum>
  <w:abstractNum w:abstractNumId="20" w15:restartNumberingAfterBreak="0">
    <w:nsid w:val="394F40BF"/>
    <w:multiLevelType w:val="multilevel"/>
    <w:tmpl w:val="513270D4"/>
    <w:name w:val="Numbered list 6"/>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rFonts w:ascii="Times New Roman" w:hAnsi="Times New Roman"/>
        <w:lang w:val="en-US" w:eastAsia="en-US" w:bidi="ar-SA"/>
      </w:rPr>
    </w:lvl>
    <w:lvl w:ilvl="4">
      <w:numFmt w:val="bullet"/>
      <w:lvlText w:val="•"/>
      <w:lvlJc w:val="left"/>
      <w:pPr>
        <w:ind w:left="3253" w:firstLine="0"/>
      </w:pPr>
      <w:rPr>
        <w:rFonts w:ascii="Times New Roman" w:hAnsi="Times New Roman"/>
        <w:lang w:val="en-US" w:eastAsia="en-US" w:bidi="ar-SA"/>
      </w:rPr>
    </w:lvl>
    <w:lvl w:ilvl="5">
      <w:numFmt w:val="bullet"/>
      <w:lvlText w:val="•"/>
      <w:lvlJc w:val="left"/>
      <w:pPr>
        <w:ind w:left="4211" w:firstLine="0"/>
      </w:pPr>
      <w:rPr>
        <w:rFonts w:ascii="Times New Roman" w:hAnsi="Times New Roman"/>
        <w:lang w:val="en-US" w:eastAsia="en-US" w:bidi="ar-SA"/>
      </w:rPr>
    </w:lvl>
    <w:lvl w:ilvl="6">
      <w:numFmt w:val="bullet"/>
      <w:lvlText w:val="•"/>
      <w:lvlJc w:val="left"/>
      <w:pPr>
        <w:ind w:left="5169" w:firstLine="0"/>
      </w:pPr>
      <w:rPr>
        <w:rFonts w:ascii="Times New Roman" w:hAnsi="Times New Roman"/>
        <w:lang w:val="en-US" w:eastAsia="en-US" w:bidi="ar-SA"/>
      </w:rPr>
    </w:lvl>
    <w:lvl w:ilvl="7">
      <w:numFmt w:val="bullet"/>
      <w:lvlText w:val="•"/>
      <w:lvlJc w:val="left"/>
      <w:pPr>
        <w:ind w:left="6127" w:firstLine="0"/>
      </w:pPr>
      <w:rPr>
        <w:rFonts w:ascii="Times New Roman" w:hAnsi="Times New Roman"/>
        <w:lang w:val="en-US" w:eastAsia="en-US" w:bidi="ar-SA"/>
      </w:rPr>
    </w:lvl>
    <w:lvl w:ilvl="8">
      <w:numFmt w:val="bullet"/>
      <w:lvlText w:val="•"/>
      <w:lvlJc w:val="left"/>
      <w:pPr>
        <w:ind w:left="7085" w:firstLine="0"/>
      </w:pPr>
      <w:rPr>
        <w:rFonts w:ascii="Times New Roman" w:hAnsi="Times New Roman"/>
        <w:lang w:val="en-US" w:eastAsia="en-US" w:bidi="ar-SA"/>
      </w:rPr>
    </w:lvl>
  </w:abstractNum>
  <w:abstractNum w:abstractNumId="21" w15:restartNumberingAfterBreak="0">
    <w:nsid w:val="3D81406C"/>
    <w:multiLevelType w:val="hybridMultilevel"/>
    <w:tmpl w:val="4ED0F518"/>
    <w:name w:val="Numbered list 21"/>
    <w:lvl w:ilvl="0" w:tplc="5ABC6018">
      <w:numFmt w:val="bullet"/>
      <w:lvlText w:val=""/>
      <w:lvlJc w:val="left"/>
      <w:pPr>
        <w:ind w:left="382" w:firstLine="0"/>
      </w:pPr>
      <w:rPr>
        <w:rFonts w:ascii="Symbol" w:hAnsi="Symbol"/>
      </w:rPr>
    </w:lvl>
    <w:lvl w:ilvl="1" w:tplc="DDD6D4DA">
      <w:numFmt w:val="bullet"/>
      <w:lvlText w:val="o"/>
      <w:lvlJc w:val="left"/>
      <w:pPr>
        <w:ind w:left="1102" w:firstLine="0"/>
      </w:pPr>
      <w:rPr>
        <w:rFonts w:ascii="Courier New" w:hAnsi="Courier New" w:cs="Courier New"/>
      </w:rPr>
    </w:lvl>
    <w:lvl w:ilvl="2" w:tplc="3EE8D18C">
      <w:numFmt w:val="bullet"/>
      <w:lvlText w:val=""/>
      <w:lvlJc w:val="left"/>
      <w:pPr>
        <w:ind w:left="1822" w:firstLine="0"/>
      </w:pPr>
      <w:rPr>
        <w:rFonts w:ascii="Wingdings" w:eastAsia="Wingdings" w:hAnsi="Wingdings" w:cs="Wingdings"/>
      </w:rPr>
    </w:lvl>
    <w:lvl w:ilvl="3" w:tplc="871CD3B4">
      <w:numFmt w:val="bullet"/>
      <w:lvlText w:val=""/>
      <w:lvlJc w:val="left"/>
      <w:pPr>
        <w:ind w:left="2542" w:firstLine="0"/>
      </w:pPr>
      <w:rPr>
        <w:rFonts w:ascii="Symbol" w:hAnsi="Symbol"/>
      </w:rPr>
    </w:lvl>
    <w:lvl w:ilvl="4" w:tplc="5E7ADB8C">
      <w:numFmt w:val="bullet"/>
      <w:lvlText w:val="o"/>
      <w:lvlJc w:val="left"/>
      <w:pPr>
        <w:ind w:left="3262" w:firstLine="0"/>
      </w:pPr>
      <w:rPr>
        <w:rFonts w:ascii="Courier New" w:hAnsi="Courier New" w:cs="Courier New"/>
      </w:rPr>
    </w:lvl>
    <w:lvl w:ilvl="5" w:tplc="08B675BC">
      <w:numFmt w:val="bullet"/>
      <w:lvlText w:val=""/>
      <w:lvlJc w:val="left"/>
      <w:pPr>
        <w:ind w:left="3982" w:firstLine="0"/>
      </w:pPr>
      <w:rPr>
        <w:rFonts w:ascii="Wingdings" w:eastAsia="Wingdings" w:hAnsi="Wingdings" w:cs="Wingdings"/>
      </w:rPr>
    </w:lvl>
    <w:lvl w:ilvl="6" w:tplc="1CFE7CC8">
      <w:numFmt w:val="bullet"/>
      <w:lvlText w:val=""/>
      <w:lvlJc w:val="left"/>
      <w:pPr>
        <w:ind w:left="4702" w:firstLine="0"/>
      </w:pPr>
      <w:rPr>
        <w:rFonts w:ascii="Symbol" w:hAnsi="Symbol"/>
      </w:rPr>
    </w:lvl>
    <w:lvl w:ilvl="7" w:tplc="AB3CB726">
      <w:numFmt w:val="bullet"/>
      <w:lvlText w:val="o"/>
      <w:lvlJc w:val="left"/>
      <w:pPr>
        <w:ind w:left="5422" w:firstLine="0"/>
      </w:pPr>
      <w:rPr>
        <w:rFonts w:ascii="Courier New" w:hAnsi="Courier New" w:cs="Courier New"/>
      </w:rPr>
    </w:lvl>
    <w:lvl w:ilvl="8" w:tplc="B59C93A4">
      <w:numFmt w:val="bullet"/>
      <w:lvlText w:val=""/>
      <w:lvlJc w:val="left"/>
      <w:pPr>
        <w:ind w:left="6142" w:firstLine="0"/>
      </w:pPr>
      <w:rPr>
        <w:rFonts w:ascii="Wingdings" w:eastAsia="Wingdings" w:hAnsi="Wingdings" w:cs="Wingdings"/>
      </w:rPr>
    </w:lvl>
  </w:abstractNum>
  <w:abstractNum w:abstractNumId="22" w15:restartNumberingAfterBreak="0">
    <w:nsid w:val="4F6802A3"/>
    <w:multiLevelType w:val="multilevel"/>
    <w:tmpl w:val="BDE22694"/>
    <w:name w:val="Numbered list 2"/>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23" w15:restartNumberingAfterBreak="0">
    <w:nsid w:val="54CD0DEC"/>
    <w:multiLevelType w:val="singleLevel"/>
    <w:tmpl w:val="8F2877EA"/>
    <w:name w:val="Bullet 18"/>
    <w:lvl w:ilvl="0">
      <w:start w:val="1"/>
      <w:numFmt w:val="decimal"/>
      <w:lvlText w:val="%1."/>
      <w:lvlJc w:val="left"/>
      <w:pPr>
        <w:ind w:left="0" w:firstLine="0"/>
      </w:pPr>
      <w:rPr>
        <w:b/>
        <w:bCs/>
      </w:rPr>
    </w:lvl>
  </w:abstractNum>
  <w:abstractNum w:abstractNumId="24" w15:restartNumberingAfterBreak="0">
    <w:nsid w:val="5AF24013"/>
    <w:multiLevelType w:val="multilevel"/>
    <w:tmpl w:val="98265B4A"/>
    <w:name w:val="Numbered list 19"/>
    <w:lvl w:ilvl="0">
      <w:start w:val="3"/>
      <w:numFmt w:val="decimal"/>
      <w:lvlText w:val="%1"/>
      <w:lvlJc w:val="left"/>
      <w:pPr>
        <w:ind w:left="302" w:firstLine="0"/>
      </w:pPr>
      <w:rPr>
        <w:lang w:val="en-US" w:eastAsia="en-US" w:bidi="ar-SA"/>
      </w:rPr>
    </w:lvl>
    <w:lvl w:ilvl="1">
      <w:start w:val="1"/>
      <w:numFmt w:val="decimal"/>
      <w:lvlText w:val="%1.%2"/>
      <w:lvlJc w:val="left"/>
      <w:pPr>
        <w:ind w:left="302" w:firstLine="0"/>
      </w:pPr>
      <w:rPr>
        <w:rFonts w:ascii="Times New Roman" w:eastAsia="Times New Roman" w:hAnsi="Times New Roman" w:cs="Times New Roman"/>
        <w:b/>
        <w:bCs/>
        <w:spacing w:val="-2"/>
        <w:w w:val="98"/>
        <w:sz w:val="28"/>
        <w:szCs w:val="28"/>
        <w:lang w:val="en-US" w:eastAsia="en-US" w:bidi="ar-SA"/>
      </w:rPr>
    </w:lvl>
    <w:lvl w:ilvl="2">
      <w:start w:val="1"/>
      <w:numFmt w:val="decimal"/>
      <w:lvlText w:val="%1.%2.%3"/>
      <w:lvlJc w:val="left"/>
      <w:pPr>
        <w:ind w:left="302" w:firstLine="0"/>
      </w:pPr>
      <w:rPr>
        <w:rFonts w:ascii="Times New Roman" w:eastAsia="Times New Roman" w:hAnsi="Times New Roman" w:cs="Times New Roman"/>
        <w:b/>
        <w:bCs/>
        <w:spacing w:val="-12"/>
        <w:w w:val="98"/>
        <w:sz w:val="28"/>
        <w:szCs w:val="28"/>
        <w:lang w:val="en-US" w:eastAsia="en-US" w:bidi="ar-SA"/>
      </w:rPr>
    </w:lvl>
    <w:lvl w:ilvl="3">
      <w:numFmt w:val="bullet"/>
      <w:lvlText w:val="•"/>
      <w:lvlJc w:val="left"/>
      <w:pPr>
        <w:ind w:left="2273" w:firstLine="0"/>
      </w:pPr>
      <w:rPr>
        <w:rFonts w:ascii="Times New Roman" w:hAnsi="Times New Roman"/>
        <w:lang w:val="en-US" w:eastAsia="en-US" w:bidi="ar-SA"/>
      </w:rPr>
    </w:lvl>
    <w:lvl w:ilvl="4">
      <w:numFmt w:val="bullet"/>
      <w:lvlText w:val="•"/>
      <w:lvlJc w:val="left"/>
      <w:pPr>
        <w:ind w:left="3263" w:firstLine="0"/>
      </w:pPr>
      <w:rPr>
        <w:rFonts w:ascii="Times New Roman" w:hAnsi="Times New Roman"/>
        <w:lang w:val="en-US" w:eastAsia="en-US" w:bidi="ar-SA"/>
      </w:rPr>
    </w:lvl>
    <w:lvl w:ilvl="5">
      <w:numFmt w:val="bullet"/>
      <w:lvlText w:val="•"/>
      <w:lvlJc w:val="left"/>
      <w:pPr>
        <w:ind w:left="4253" w:firstLine="0"/>
      </w:pPr>
      <w:rPr>
        <w:rFonts w:ascii="Times New Roman" w:hAnsi="Times New Roman"/>
        <w:lang w:val="en-US" w:eastAsia="en-US" w:bidi="ar-SA"/>
      </w:rPr>
    </w:lvl>
    <w:lvl w:ilvl="6">
      <w:numFmt w:val="bullet"/>
      <w:lvlText w:val="•"/>
      <w:lvlJc w:val="left"/>
      <w:pPr>
        <w:ind w:left="5244" w:firstLine="0"/>
      </w:pPr>
      <w:rPr>
        <w:rFonts w:ascii="Times New Roman" w:hAnsi="Times New Roman"/>
        <w:lang w:val="en-US" w:eastAsia="en-US" w:bidi="ar-SA"/>
      </w:rPr>
    </w:lvl>
    <w:lvl w:ilvl="7">
      <w:numFmt w:val="bullet"/>
      <w:lvlText w:val="•"/>
      <w:lvlJc w:val="left"/>
      <w:pPr>
        <w:ind w:left="6234" w:firstLine="0"/>
      </w:pPr>
      <w:rPr>
        <w:rFonts w:ascii="Times New Roman" w:hAnsi="Times New Roman"/>
        <w:lang w:val="en-US" w:eastAsia="en-US" w:bidi="ar-SA"/>
      </w:rPr>
    </w:lvl>
    <w:lvl w:ilvl="8">
      <w:numFmt w:val="bullet"/>
      <w:lvlText w:val="•"/>
      <w:lvlJc w:val="left"/>
      <w:pPr>
        <w:ind w:left="7224" w:firstLine="0"/>
      </w:pPr>
      <w:rPr>
        <w:rFonts w:ascii="Times New Roman" w:hAnsi="Times New Roman"/>
        <w:lang w:val="en-US" w:eastAsia="en-US" w:bidi="ar-SA"/>
      </w:rPr>
    </w:lvl>
  </w:abstractNum>
  <w:abstractNum w:abstractNumId="25" w15:restartNumberingAfterBreak="0">
    <w:nsid w:val="5D054916"/>
    <w:multiLevelType w:val="hybridMultilevel"/>
    <w:tmpl w:val="04C8E1F8"/>
    <w:name w:val="Numbered list 7"/>
    <w:lvl w:ilvl="0" w:tplc="61FA4CB0">
      <w:start w:val="1"/>
      <w:numFmt w:val="decimal"/>
      <w:lvlText w:val="[%1]"/>
      <w:lvlJc w:val="left"/>
      <w:pPr>
        <w:ind w:left="-421" w:firstLine="0"/>
      </w:pPr>
      <w:rPr>
        <w:rFonts w:ascii="Times New Roman" w:eastAsia="Times New Roman" w:hAnsi="Times New Roman" w:cs="Times New Roman"/>
        <w:b w:val="0"/>
        <w:spacing w:val="0"/>
        <w:w w:val="100"/>
        <w:sz w:val="28"/>
        <w:szCs w:val="28"/>
        <w:lang w:val="en-US" w:eastAsia="en-US" w:bidi="ar-SA"/>
      </w:rPr>
    </w:lvl>
    <w:lvl w:ilvl="1" w:tplc="673CE2AA">
      <w:numFmt w:val="bullet"/>
      <w:lvlText w:val="•"/>
      <w:lvlJc w:val="left"/>
      <w:pPr>
        <w:ind w:left="510" w:firstLine="0"/>
      </w:pPr>
      <w:rPr>
        <w:lang w:val="en-US" w:eastAsia="en-US" w:bidi="ar-SA"/>
      </w:rPr>
    </w:lvl>
    <w:lvl w:ilvl="2" w:tplc="0FC4558C">
      <w:numFmt w:val="bullet"/>
      <w:lvlText w:val="•"/>
      <w:lvlJc w:val="left"/>
      <w:pPr>
        <w:ind w:left="1444" w:firstLine="0"/>
      </w:pPr>
      <w:rPr>
        <w:lang w:val="en-US" w:eastAsia="en-US" w:bidi="ar-SA"/>
      </w:rPr>
    </w:lvl>
    <w:lvl w:ilvl="3" w:tplc="3BB4D8A6">
      <w:numFmt w:val="bullet"/>
      <w:lvlText w:val="•"/>
      <w:lvlJc w:val="left"/>
      <w:pPr>
        <w:ind w:left="2378" w:firstLine="0"/>
      </w:pPr>
      <w:rPr>
        <w:lang w:val="en-US" w:eastAsia="en-US" w:bidi="ar-SA"/>
      </w:rPr>
    </w:lvl>
    <w:lvl w:ilvl="4" w:tplc="D640F9A0">
      <w:numFmt w:val="bullet"/>
      <w:lvlText w:val="•"/>
      <w:lvlJc w:val="left"/>
      <w:pPr>
        <w:ind w:left="3312" w:firstLine="0"/>
      </w:pPr>
      <w:rPr>
        <w:lang w:val="en-US" w:eastAsia="en-US" w:bidi="ar-SA"/>
      </w:rPr>
    </w:lvl>
    <w:lvl w:ilvl="5" w:tplc="057244C6">
      <w:numFmt w:val="bullet"/>
      <w:lvlText w:val="•"/>
      <w:lvlJc w:val="left"/>
      <w:pPr>
        <w:ind w:left="4246" w:firstLine="0"/>
      </w:pPr>
      <w:rPr>
        <w:lang w:val="en-US" w:eastAsia="en-US" w:bidi="ar-SA"/>
      </w:rPr>
    </w:lvl>
    <w:lvl w:ilvl="6" w:tplc="B0D0C164">
      <w:numFmt w:val="bullet"/>
      <w:lvlText w:val="•"/>
      <w:lvlJc w:val="left"/>
      <w:pPr>
        <w:ind w:left="5180" w:firstLine="0"/>
      </w:pPr>
      <w:rPr>
        <w:lang w:val="en-US" w:eastAsia="en-US" w:bidi="ar-SA"/>
      </w:rPr>
    </w:lvl>
    <w:lvl w:ilvl="7" w:tplc="CA5A75BC">
      <w:numFmt w:val="bullet"/>
      <w:lvlText w:val="•"/>
      <w:lvlJc w:val="left"/>
      <w:pPr>
        <w:ind w:left="6114" w:firstLine="0"/>
      </w:pPr>
      <w:rPr>
        <w:lang w:val="en-US" w:eastAsia="en-US" w:bidi="ar-SA"/>
      </w:rPr>
    </w:lvl>
    <w:lvl w:ilvl="8" w:tplc="131A5066">
      <w:numFmt w:val="bullet"/>
      <w:lvlText w:val="•"/>
      <w:lvlJc w:val="left"/>
      <w:pPr>
        <w:ind w:left="7048" w:firstLine="0"/>
      </w:pPr>
      <w:rPr>
        <w:lang w:val="en-US" w:eastAsia="en-US" w:bidi="ar-SA"/>
      </w:rPr>
    </w:lvl>
  </w:abstractNum>
  <w:abstractNum w:abstractNumId="26" w15:restartNumberingAfterBreak="0">
    <w:nsid w:val="6EA210C6"/>
    <w:multiLevelType w:val="multilevel"/>
    <w:tmpl w:val="38D4948A"/>
    <w:lvl w:ilvl="0">
      <w:start w:val="4"/>
      <w:numFmt w:val="decimal"/>
      <w:lvlText w:val="%1"/>
      <w:lvlJc w:val="left"/>
      <w:pPr>
        <w:ind w:left="516" w:hanging="516"/>
      </w:pPr>
      <w:rPr>
        <w:rFonts w:hint="default"/>
      </w:rPr>
    </w:lvl>
    <w:lvl w:ilvl="1">
      <w:start w:val="5"/>
      <w:numFmt w:val="decimal"/>
      <w:lvlText w:val="%1.%2"/>
      <w:lvlJc w:val="left"/>
      <w:pPr>
        <w:ind w:left="878" w:hanging="516"/>
      </w:pPr>
      <w:rPr>
        <w:rFonts w:hint="default"/>
      </w:rPr>
    </w:lvl>
    <w:lvl w:ilvl="2">
      <w:start w:val="4"/>
      <w:numFmt w:val="decimal"/>
      <w:lvlText w:val="%1.%2.%3"/>
      <w:lvlJc w:val="left"/>
      <w:pPr>
        <w:ind w:left="1444" w:hanging="720"/>
      </w:pPr>
      <w:rPr>
        <w:rFonts w:hint="default"/>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3250" w:hanging="1440"/>
      </w:pPr>
      <w:rPr>
        <w:rFonts w:hint="default"/>
      </w:rPr>
    </w:lvl>
    <w:lvl w:ilvl="6">
      <w:start w:val="1"/>
      <w:numFmt w:val="decimal"/>
      <w:lvlText w:val="%1.%2.%3.%4.%5.%6.%7"/>
      <w:lvlJc w:val="left"/>
      <w:pPr>
        <w:ind w:left="3612" w:hanging="1440"/>
      </w:pPr>
      <w:rPr>
        <w:rFonts w:hint="default"/>
      </w:rPr>
    </w:lvl>
    <w:lvl w:ilvl="7">
      <w:start w:val="1"/>
      <w:numFmt w:val="decimal"/>
      <w:lvlText w:val="%1.%2.%3.%4.%5.%6.%7.%8"/>
      <w:lvlJc w:val="left"/>
      <w:pPr>
        <w:ind w:left="4334" w:hanging="1800"/>
      </w:pPr>
      <w:rPr>
        <w:rFonts w:hint="default"/>
      </w:rPr>
    </w:lvl>
    <w:lvl w:ilvl="8">
      <w:start w:val="1"/>
      <w:numFmt w:val="decimal"/>
      <w:lvlText w:val="%1.%2.%3.%4.%5.%6.%7.%8.%9"/>
      <w:lvlJc w:val="left"/>
      <w:pPr>
        <w:ind w:left="4696" w:hanging="1800"/>
      </w:pPr>
      <w:rPr>
        <w:rFonts w:hint="default"/>
      </w:rPr>
    </w:lvl>
  </w:abstractNum>
  <w:abstractNum w:abstractNumId="27" w15:restartNumberingAfterBreak="0">
    <w:nsid w:val="7298044A"/>
    <w:multiLevelType w:val="multilevel"/>
    <w:tmpl w:val="9740F5AE"/>
    <w:name w:val="Numbered list 23"/>
    <w:lvl w:ilvl="0">
      <w:start w:val="5"/>
      <w:numFmt w:val="decimal"/>
      <w:lvlText w:val="%1"/>
      <w:lvlJc w:val="left"/>
      <w:pPr>
        <w:ind w:left="0" w:firstLine="0"/>
      </w:pPr>
    </w:lvl>
    <w:lvl w:ilvl="1">
      <w:start w:val="3"/>
      <w:numFmt w:val="decimal"/>
      <w:lvlText w:val="%1.%2"/>
      <w:lvlJc w:val="left"/>
      <w:pPr>
        <w:ind w:left="141" w:firstLine="0"/>
      </w:pPr>
    </w:lvl>
    <w:lvl w:ilvl="2">
      <w:start w:val="1"/>
      <w:numFmt w:val="decimal"/>
      <w:lvlText w:val="%1.%2.%3"/>
      <w:lvlJc w:val="left"/>
      <w:pPr>
        <w:ind w:left="282" w:firstLine="0"/>
      </w:pPr>
    </w:lvl>
    <w:lvl w:ilvl="3">
      <w:start w:val="1"/>
      <w:numFmt w:val="decimal"/>
      <w:lvlText w:val="%1.%2.%3.%4"/>
      <w:lvlJc w:val="left"/>
      <w:pPr>
        <w:ind w:left="423" w:firstLine="0"/>
      </w:pPr>
    </w:lvl>
    <w:lvl w:ilvl="4">
      <w:start w:val="1"/>
      <w:numFmt w:val="decimal"/>
      <w:lvlText w:val="%1.%2.%3.%4.%5"/>
      <w:lvlJc w:val="left"/>
      <w:pPr>
        <w:ind w:left="564" w:firstLine="0"/>
      </w:pPr>
    </w:lvl>
    <w:lvl w:ilvl="5">
      <w:start w:val="1"/>
      <w:numFmt w:val="decimal"/>
      <w:lvlText w:val="%1.%2.%3.%4.%5.%6"/>
      <w:lvlJc w:val="left"/>
      <w:pPr>
        <w:ind w:left="705" w:firstLine="0"/>
      </w:pPr>
    </w:lvl>
    <w:lvl w:ilvl="6">
      <w:start w:val="1"/>
      <w:numFmt w:val="decimal"/>
      <w:lvlText w:val="%1.%2.%3.%4.%5.%6.%7"/>
      <w:lvlJc w:val="left"/>
      <w:pPr>
        <w:ind w:left="846" w:firstLine="0"/>
      </w:pPr>
    </w:lvl>
    <w:lvl w:ilvl="7">
      <w:start w:val="1"/>
      <w:numFmt w:val="decimal"/>
      <w:lvlText w:val="%1.%2.%3.%4.%5.%6.%7.%8"/>
      <w:lvlJc w:val="left"/>
      <w:pPr>
        <w:ind w:left="987" w:firstLine="0"/>
      </w:pPr>
    </w:lvl>
    <w:lvl w:ilvl="8">
      <w:start w:val="1"/>
      <w:numFmt w:val="decimal"/>
      <w:lvlText w:val="%1.%2.%3.%4.%5.%6.%7.%8.%9"/>
      <w:lvlJc w:val="left"/>
      <w:pPr>
        <w:ind w:left="1128" w:firstLine="0"/>
      </w:pPr>
    </w:lvl>
  </w:abstractNum>
  <w:abstractNum w:abstractNumId="28" w15:restartNumberingAfterBreak="0">
    <w:nsid w:val="77901FB7"/>
    <w:multiLevelType w:val="multilevel"/>
    <w:tmpl w:val="D4AC89C2"/>
    <w:name w:val="Numbered list 3"/>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29" w15:restartNumberingAfterBreak="0">
    <w:nsid w:val="787618E8"/>
    <w:multiLevelType w:val="multilevel"/>
    <w:tmpl w:val="8372253E"/>
    <w:name w:val="Numbered list 9"/>
    <w:lvl w:ilvl="0">
      <w:start w:val="4"/>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start w:val="1"/>
      <w:numFmt w:val="decimal"/>
      <w:lvlText w:val="%1.%2.%3"/>
      <w:lvlJc w:val="left"/>
      <w:pPr>
        <w:ind w:left="23" w:firstLine="0"/>
      </w:pPr>
      <w:rPr>
        <w:rFonts w:ascii="Times New Roman" w:eastAsia="Times New Roman" w:hAnsi="Times New Roman" w:cs="Times New Roman"/>
        <w:b/>
        <w:bCs/>
        <w:spacing w:val="-4"/>
        <w:w w:val="100"/>
        <w:sz w:val="28"/>
        <w:szCs w:val="28"/>
        <w:lang w:val="en-US" w:eastAsia="en-US" w:bidi="ar-SA"/>
      </w:rPr>
    </w:lvl>
    <w:lvl w:ilvl="3">
      <w:numFmt w:val="bullet"/>
      <w:lvlText w:val="•"/>
      <w:lvlJc w:val="left"/>
      <w:pPr>
        <w:ind w:left="1116" w:firstLine="0"/>
      </w:pPr>
      <w:rPr>
        <w:lang w:val="en-US" w:eastAsia="en-US" w:bidi="ar-SA"/>
      </w:rPr>
    </w:lvl>
    <w:lvl w:ilvl="4">
      <w:numFmt w:val="bullet"/>
      <w:lvlText w:val="•"/>
      <w:lvlJc w:val="left"/>
      <w:pPr>
        <w:ind w:left="2204" w:firstLine="0"/>
      </w:pPr>
      <w:rPr>
        <w:lang w:val="en-US" w:eastAsia="en-US" w:bidi="ar-SA"/>
      </w:rPr>
    </w:lvl>
    <w:lvl w:ilvl="5">
      <w:numFmt w:val="bullet"/>
      <w:lvlText w:val="•"/>
      <w:lvlJc w:val="left"/>
      <w:pPr>
        <w:ind w:left="3291" w:firstLine="0"/>
      </w:pPr>
      <w:rPr>
        <w:lang w:val="en-US" w:eastAsia="en-US" w:bidi="ar-SA"/>
      </w:rPr>
    </w:lvl>
    <w:lvl w:ilvl="6">
      <w:numFmt w:val="bullet"/>
      <w:lvlText w:val="•"/>
      <w:lvlJc w:val="left"/>
      <w:pPr>
        <w:ind w:left="4379" w:firstLine="0"/>
      </w:pPr>
      <w:rPr>
        <w:lang w:val="en-US" w:eastAsia="en-US" w:bidi="ar-SA"/>
      </w:rPr>
    </w:lvl>
    <w:lvl w:ilvl="7">
      <w:numFmt w:val="bullet"/>
      <w:lvlText w:val="•"/>
      <w:lvlJc w:val="left"/>
      <w:pPr>
        <w:ind w:left="5467" w:firstLine="0"/>
      </w:pPr>
      <w:rPr>
        <w:lang w:val="en-US" w:eastAsia="en-US" w:bidi="ar-SA"/>
      </w:rPr>
    </w:lvl>
    <w:lvl w:ilvl="8">
      <w:numFmt w:val="bullet"/>
      <w:lvlText w:val="•"/>
      <w:lvlJc w:val="left"/>
      <w:pPr>
        <w:ind w:left="6554" w:firstLine="0"/>
      </w:pPr>
      <w:rPr>
        <w:lang w:val="en-US" w:eastAsia="en-US" w:bidi="ar-SA"/>
      </w:rPr>
    </w:lvl>
  </w:abstractNum>
  <w:abstractNum w:abstractNumId="30" w15:restartNumberingAfterBreak="0">
    <w:nsid w:val="7AC76807"/>
    <w:multiLevelType w:val="multilevel"/>
    <w:tmpl w:val="4F84CB84"/>
    <w:lvl w:ilvl="0">
      <w:start w:val="4"/>
      <w:numFmt w:val="decimal"/>
      <w:lvlText w:val="%1"/>
      <w:lvlJc w:val="left"/>
      <w:pPr>
        <w:ind w:left="516" w:hanging="516"/>
      </w:pPr>
      <w:rPr>
        <w:rFonts w:hint="default"/>
      </w:rPr>
    </w:lvl>
    <w:lvl w:ilvl="1">
      <w:start w:val="5"/>
      <w:numFmt w:val="decimal"/>
      <w:lvlText w:val="%1.%2"/>
      <w:lvlJc w:val="left"/>
      <w:pPr>
        <w:ind w:left="878" w:hanging="516"/>
      </w:pPr>
      <w:rPr>
        <w:rFonts w:hint="default"/>
      </w:rPr>
    </w:lvl>
    <w:lvl w:ilvl="2">
      <w:start w:val="2"/>
      <w:numFmt w:val="decimal"/>
      <w:lvlText w:val="%1.%2.%3"/>
      <w:lvlJc w:val="left"/>
      <w:pPr>
        <w:ind w:left="1444" w:hanging="720"/>
      </w:pPr>
      <w:rPr>
        <w:rFonts w:hint="default"/>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3250" w:hanging="1440"/>
      </w:pPr>
      <w:rPr>
        <w:rFonts w:hint="default"/>
      </w:rPr>
    </w:lvl>
    <w:lvl w:ilvl="6">
      <w:start w:val="1"/>
      <w:numFmt w:val="decimal"/>
      <w:lvlText w:val="%1.%2.%3.%4.%5.%6.%7"/>
      <w:lvlJc w:val="left"/>
      <w:pPr>
        <w:ind w:left="3612" w:hanging="1440"/>
      </w:pPr>
      <w:rPr>
        <w:rFonts w:hint="default"/>
      </w:rPr>
    </w:lvl>
    <w:lvl w:ilvl="7">
      <w:start w:val="1"/>
      <w:numFmt w:val="decimal"/>
      <w:lvlText w:val="%1.%2.%3.%4.%5.%6.%7.%8"/>
      <w:lvlJc w:val="left"/>
      <w:pPr>
        <w:ind w:left="4334" w:hanging="1800"/>
      </w:pPr>
      <w:rPr>
        <w:rFonts w:hint="default"/>
      </w:rPr>
    </w:lvl>
    <w:lvl w:ilvl="8">
      <w:start w:val="1"/>
      <w:numFmt w:val="decimal"/>
      <w:lvlText w:val="%1.%2.%3.%4.%5.%6.%7.%8.%9"/>
      <w:lvlJc w:val="left"/>
      <w:pPr>
        <w:ind w:left="4696" w:hanging="1800"/>
      </w:pPr>
      <w:rPr>
        <w:rFonts w:hint="default"/>
      </w:rPr>
    </w:lvl>
  </w:abstractNum>
  <w:abstractNum w:abstractNumId="31" w15:restartNumberingAfterBreak="0">
    <w:nsid w:val="7B5E1015"/>
    <w:multiLevelType w:val="singleLevel"/>
    <w:tmpl w:val="4BB27AC4"/>
    <w:name w:val="Bullet 11"/>
    <w:lvl w:ilvl="0">
      <w:numFmt w:val="bullet"/>
      <w:lvlText w:val=""/>
      <w:lvlJc w:val="left"/>
      <w:pPr>
        <w:ind w:left="0" w:firstLine="0"/>
      </w:pPr>
      <w:rPr>
        <w:rFonts w:ascii="Wingdings" w:eastAsia="Wingdings" w:hAnsi="Wingdings" w:cs="Wingdings"/>
      </w:rPr>
    </w:lvl>
  </w:abstractNum>
  <w:abstractNum w:abstractNumId="32" w15:restartNumberingAfterBreak="0">
    <w:nsid w:val="7D8C2DF0"/>
    <w:multiLevelType w:val="multilevel"/>
    <w:tmpl w:val="FA2C20CC"/>
    <w:name w:val="Numbered list 25"/>
    <w:lvl w:ilvl="0">
      <w:start w:val="5"/>
      <w:numFmt w:val="decimal"/>
      <w:lvlText w:val="%1"/>
      <w:lvlJc w:val="left"/>
      <w:pPr>
        <w:ind w:left="0" w:firstLine="0"/>
      </w:pPr>
    </w:lvl>
    <w:lvl w:ilvl="1">
      <w:start w:val="3"/>
      <w:numFmt w:val="decimal"/>
      <w:lvlText w:val="%1.%2"/>
      <w:lvlJc w:val="left"/>
      <w:pPr>
        <w:ind w:left="141" w:firstLine="0"/>
      </w:pPr>
    </w:lvl>
    <w:lvl w:ilvl="2">
      <w:start w:val="1"/>
      <w:numFmt w:val="decimal"/>
      <w:lvlText w:val="%1.%2.%3"/>
      <w:lvlJc w:val="left"/>
      <w:pPr>
        <w:ind w:left="282" w:firstLine="0"/>
      </w:pPr>
    </w:lvl>
    <w:lvl w:ilvl="3">
      <w:start w:val="1"/>
      <w:numFmt w:val="decimal"/>
      <w:lvlText w:val="%1.%2.%3.%4"/>
      <w:lvlJc w:val="left"/>
      <w:pPr>
        <w:ind w:left="423" w:firstLine="0"/>
      </w:pPr>
    </w:lvl>
    <w:lvl w:ilvl="4">
      <w:start w:val="1"/>
      <w:numFmt w:val="decimal"/>
      <w:lvlText w:val="%1.%2.%3.%4.%5"/>
      <w:lvlJc w:val="left"/>
      <w:pPr>
        <w:ind w:left="564" w:firstLine="0"/>
      </w:pPr>
    </w:lvl>
    <w:lvl w:ilvl="5">
      <w:start w:val="1"/>
      <w:numFmt w:val="decimal"/>
      <w:lvlText w:val="%1.%2.%3.%4.%5.%6"/>
      <w:lvlJc w:val="left"/>
      <w:pPr>
        <w:ind w:left="705" w:firstLine="0"/>
      </w:pPr>
    </w:lvl>
    <w:lvl w:ilvl="6">
      <w:start w:val="1"/>
      <w:numFmt w:val="decimal"/>
      <w:lvlText w:val="%1.%2.%3.%4.%5.%6.%7"/>
      <w:lvlJc w:val="left"/>
      <w:pPr>
        <w:ind w:left="846" w:firstLine="0"/>
      </w:pPr>
    </w:lvl>
    <w:lvl w:ilvl="7">
      <w:start w:val="1"/>
      <w:numFmt w:val="decimal"/>
      <w:lvlText w:val="%1.%2.%3.%4.%5.%6.%7.%8"/>
      <w:lvlJc w:val="left"/>
      <w:pPr>
        <w:ind w:left="987" w:firstLine="0"/>
      </w:pPr>
    </w:lvl>
    <w:lvl w:ilvl="8">
      <w:start w:val="1"/>
      <w:numFmt w:val="decimal"/>
      <w:lvlText w:val="%1.%2.%3.%4.%5.%6.%7.%8.%9"/>
      <w:lvlJc w:val="left"/>
      <w:pPr>
        <w:ind w:left="1128" w:firstLine="0"/>
      </w:pPr>
    </w:lvl>
  </w:abstractNum>
  <w:abstractNum w:abstractNumId="33" w15:restartNumberingAfterBreak="0">
    <w:nsid w:val="7E2F1EAB"/>
    <w:multiLevelType w:val="hybridMultilevel"/>
    <w:tmpl w:val="90A44F42"/>
    <w:name w:val="Numbered list 12"/>
    <w:lvl w:ilvl="0" w:tplc="F216E16A">
      <w:start w:val="1"/>
      <w:numFmt w:val="decimal"/>
      <w:lvlText w:val="%1."/>
      <w:lvlJc w:val="left"/>
      <w:pPr>
        <w:ind w:left="360" w:firstLine="0"/>
      </w:pPr>
    </w:lvl>
    <w:lvl w:ilvl="1" w:tplc="56C8AAEC">
      <w:start w:val="1"/>
      <w:numFmt w:val="decimal"/>
      <w:lvlText w:val="%2."/>
      <w:lvlJc w:val="left"/>
      <w:pPr>
        <w:ind w:left="1080" w:firstLine="0"/>
      </w:pPr>
    </w:lvl>
    <w:lvl w:ilvl="2" w:tplc="AAD89FE4">
      <w:start w:val="1"/>
      <w:numFmt w:val="decimal"/>
      <w:lvlText w:val="%3."/>
      <w:lvlJc w:val="left"/>
      <w:pPr>
        <w:ind w:left="1800" w:firstLine="0"/>
      </w:pPr>
    </w:lvl>
    <w:lvl w:ilvl="3" w:tplc="73341D6A">
      <w:start w:val="1"/>
      <w:numFmt w:val="decimal"/>
      <w:lvlText w:val="%4."/>
      <w:lvlJc w:val="left"/>
      <w:pPr>
        <w:ind w:left="2520" w:firstLine="0"/>
      </w:pPr>
    </w:lvl>
    <w:lvl w:ilvl="4" w:tplc="BFA831D8">
      <w:start w:val="1"/>
      <w:numFmt w:val="decimal"/>
      <w:lvlText w:val="%5."/>
      <w:lvlJc w:val="left"/>
      <w:pPr>
        <w:ind w:left="3240" w:firstLine="0"/>
      </w:pPr>
    </w:lvl>
    <w:lvl w:ilvl="5" w:tplc="B8C6350E">
      <w:start w:val="1"/>
      <w:numFmt w:val="decimal"/>
      <w:lvlText w:val="%6."/>
      <w:lvlJc w:val="left"/>
      <w:pPr>
        <w:ind w:left="3960" w:firstLine="0"/>
      </w:pPr>
    </w:lvl>
    <w:lvl w:ilvl="6" w:tplc="E938A7E8">
      <w:start w:val="1"/>
      <w:numFmt w:val="decimal"/>
      <w:lvlText w:val="%7."/>
      <w:lvlJc w:val="left"/>
      <w:pPr>
        <w:ind w:left="4680" w:firstLine="0"/>
      </w:pPr>
    </w:lvl>
    <w:lvl w:ilvl="7" w:tplc="14428AFE">
      <w:start w:val="1"/>
      <w:numFmt w:val="decimal"/>
      <w:lvlText w:val="%8."/>
      <w:lvlJc w:val="left"/>
      <w:pPr>
        <w:ind w:left="5400" w:firstLine="0"/>
      </w:pPr>
    </w:lvl>
    <w:lvl w:ilvl="8" w:tplc="DD824F28">
      <w:start w:val="1"/>
      <w:numFmt w:val="decimal"/>
      <w:lvlText w:val="%9."/>
      <w:lvlJc w:val="left"/>
      <w:pPr>
        <w:ind w:left="6120" w:firstLine="0"/>
      </w:pPr>
    </w:lvl>
  </w:abstractNum>
  <w:abstractNum w:abstractNumId="34" w15:restartNumberingAfterBreak="0">
    <w:nsid w:val="7F175794"/>
    <w:multiLevelType w:val="hybridMultilevel"/>
    <w:tmpl w:val="245679CE"/>
    <w:lvl w:ilvl="0" w:tplc="2EF24A08">
      <w:numFmt w:val="none"/>
      <w:lvlText w:val=""/>
      <w:lvlJc w:val="left"/>
      <w:pPr>
        <w:tabs>
          <w:tab w:val="num" w:pos="360"/>
        </w:tabs>
        <w:ind w:left="360" w:hanging="360"/>
      </w:pPr>
    </w:lvl>
    <w:lvl w:ilvl="1" w:tplc="96C8F714">
      <w:numFmt w:val="none"/>
      <w:lvlText w:val=""/>
      <w:lvlJc w:val="left"/>
      <w:pPr>
        <w:tabs>
          <w:tab w:val="num" w:pos="360"/>
        </w:tabs>
        <w:ind w:left="360" w:hanging="360"/>
      </w:pPr>
    </w:lvl>
    <w:lvl w:ilvl="2" w:tplc="5136DA9E">
      <w:numFmt w:val="none"/>
      <w:lvlText w:val=""/>
      <w:lvlJc w:val="left"/>
      <w:pPr>
        <w:tabs>
          <w:tab w:val="num" w:pos="360"/>
        </w:tabs>
        <w:ind w:left="360" w:hanging="360"/>
      </w:pPr>
    </w:lvl>
    <w:lvl w:ilvl="3" w:tplc="5EF670D0">
      <w:numFmt w:val="none"/>
      <w:lvlText w:val=""/>
      <w:lvlJc w:val="left"/>
      <w:pPr>
        <w:tabs>
          <w:tab w:val="num" w:pos="360"/>
        </w:tabs>
        <w:ind w:left="360" w:hanging="360"/>
      </w:pPr>
    </w:lvl>
    <w:lvl w:ilvl="4" w:tplc="34EA476C">
      <w:numFmt w:val="none"/>
      <w:lvlText w:val=""/>
      <w:lvlJc w:val="left"/>
      <w:pPr>
        <w:tabs>
          <w:tab w:val="num" w:pos="360"/>
        </w:tabs>
        <w:ind w:left="360" w:hanging="360"/>
      </w:pPr>
    </w:lvl>
    <w:lvl w:ilvl="5" w:tplc="4FCA8692">
      <w:numFmt w:val="none"/>
      <w:lvlText w:val=""/>
      <w:lvlJc w:val="left"/>
      <w:pPr>
        <w:tabs>
          <w:tab w:val="num" w:pos="360"/>
        </w:tabs>
        <w:ind w:left="360" w:hanging="360"/>
      </w:pPr>
    </w:lvl>
    <w:lvl w:ilvl="6" w:tplc="F6EECFFA">
      <w:numFmt w:val="none"/>
      <w:lvlText w:val=""/>
      <w:lvlJc w:val="left"/>
      <w:pPr>
        <w:tabs>
          <w:tab w:val="num" w:pos="360"/>
        </w:tabs>
        <w:ind w:left="360" w:hanging="360"/>
      </w:pPr>
    </w:lvl>
    <w:lvl w:ilvl="7" w:tplc="3BDE0424">
      <w:numFmt w:val="none"/>
      <w:lvlText w:val=""/>
      <w:lvlJc w:val="left"/>
      <w:pPr>
        <w:tabs>
          <w:tab w:val="num" w:pos="360"/>
        </w:tabs>
        <w:ind w:left="360" w:hanging="360"/>
      </w:pPr>
    </w:lvl>
    <w:lvl w:ilvl="8" w:tplc="1180E01C">
      <w:numFmt w:val="none"/>
      <w:lvlText w:val=""/>
      <w:lvlJc w:val="left"/>
      <w:pPr>
        <w:tabs>
          <w:tab w:val="num" w:pos="360"/>
        </w:tabs>
        <w:ind w:left="360" w:hanging="360"/>
      </w:pPr>
    </w:lvl>
  </w:abstractNum>
  <w:num w:numId="1" w16cid:durableId="420952583">
    <w:abstractNumId w:val="25"/>
  </w:num>
  <w:num w:numId="2" w16cid:durableId="107315190">
    <w:abstractNumId w:val="5"/>
  </w:num>
  <w:num w:numId="3" w16cid:durableId="1233853939">
    <w:abstractNumId w:val="3"/>
  </w:num>
  <w:num w:numId="4" w16cid:durableId="1426727673">
    <w:abstractNumId w:val="2"/>
  </w:num>
  <w:num w:numId="5" w16cid:durableId="102117803">
    <w:abstractNumId w:val="7"/>
  </w:num>
  <w:num w:numId="6" w16cid:durableId="287250341">
    <w:abstractNumId w:val="10"/>
  </w:num>
  <w:num w:numId="7" w16cid:durableId="770590646">
    <w:abstractNumId w:val="18"/>
  </w:num>
  <w:num w:numId="8" w16cid:durableId="2143106960">
    <w:abstractNumId w:val="16"/>
  </w:num>
  <w:num w:numId="9" w16cid:durableId="961422540">
    <w:abstractNumId w:val="20"/>
  </w:num>
  <w:num w:numId="10" w16cid:durableId="434445949">
    <w:abstractNumId w:val="23"/>
  </w:num>
  <w:num w:numId="11" w16cid:durableId="1431051046">
    <w:abstractNumId w:val="19"/>
  </w:num>
  <w:num w:numId="12" w16cid:durableId="427888778">
    <w:abstractNumId w:val="22"/>
  </w:num>
  <w:num w:numId="13" w16cid:durableId="1367868072">
    <w:abstractNumId w:val="13"/>
  </w:num>
  <w:num w:numId="14" w16cid:durableId="545801433">
    <w:abstractNumId w:val="31"/>
  </w:num>
  <w:num w:numId="15" w16cid:durableId="88503727">
    <w:abstractNumId w:val="28"/>
  </w:num>
  <w:num w:numId="16" w16cid:durableId="617375888">
    <w:abstractNumId w:val="33"/>
  </w:num>
  <w:num w:numId="17" w16cid:durableId="1730303566">
    <w:abstractNumId w:val="1"/>
  </w:num>
  <w:num w:numId="18" w16cid:durableId="399443049">
    <w:abstractNumId w:val="29"/>
  </w:num>
  <w:num w:numId="19" w16cid:durableId="1054546612">
    <w:abstractNumId w:val="24"/>
  </w:num>
  <w:num w:numId="20" w16cid:durableId="393430558">
    <w:abstractNumId w:val="21"/>
  </w:num>
  <w:num w:numId="21" w16cid:durableId="1275986726">
    <w:abstractNumId w:val="9"/>
  </w:num>
  <w:num w:numId="22" w16cid:durableId="2048487691">
    <w:abstractNumId w:val="8"/>
  </w:num>
  <w:num w:numId="23" w16cid:durableId="2029595097">
    <w:abstractNumId w:val="14"/>
  </w:num>
  <w:num w:numId="24" w16cid:durableId="720716512">
    <w:abstractNumId w:val="6"/>
  </w:num>
  <w:num w:numId="25" w16cid:durableId="103499849">
    <w:abstractNumId w:val="27"/>
  </w:num>
  <w:num w:numId="26" w16cid:durableId="749350359">
    <w:abstractNumId w:val="32"/>
  </w:num>
  <w:num w:numId="27" w16cid:durableId="1495955414">
    <w:abstractNumId w:val="0"/>
  </w:num>
  <w:num w:numId="28" w16cid:durableId="1679307473">
    <w:abstractNumId w:val="4"/>
  </w:num>
  <w:num w:numId="29" w16cid:durableId="1938903653">
    <w:abstractNumId w:val="12"/>
  </w:num>
  <w:num w:numId="30" w16cid:durableId="2029020721">
    <w:abstractNumId w:val="15"/>
  </w:num>
  <w:num w:numId="31" w16cid:durableId="1132017546">
    <w:abstractNumId w:val="34"/>
  </w:num>
  <w:num w:numId="32" w16cid:durableId="87697323">
    <w:abstractNumId w:val="11"/>
  </w:num>
  <w:num w:numId="33" w16cid:durableId="409616625">
    <w:abstractNumId w:val="17"/>
  </w:num>
  <w:num w:numId="34" w16cid:durableId="504706883">
    <w:abstractNumId w:val="30"/>
  </w:num>
  <w:num w:numId="35" w16cid:durableId="20750842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73B"/>
    <w:rsid w:val="000A558E"/>
    <w:rsid w:val="00166E42"/>
    <w:rsid w:val="00192FD6"/>
    <w:rsid w:val="001A2F39"/>
    <w:rsid w:val="001D5CCE"/>
    <w:rsid w:val="002210A3"/>
    <w:rsid w:val="002B2D94"/>
    <w:rsid w:val="002D392C"/>
    <w:rsid w:val="002E0DD8"/>
    <w:rsid w:val="002F689D"/>
    <w:rsid w:val="003475AE"/>
    <w:rsid w:val="004027B0"/>
    <w:rsid w:val="0041073B"/>
    <w:rsid w:val="00543B24"/>
    <w:rsid w:val="00604D25"/>
    <w:rsid w:val="006A20A1"/>
    <w:rsid w:val="006A5DF5"/>
    <w:rsid w:val="00720490"/>
    <w:rsid w:val="007C6FFB"/>
    <w:rsid w:val="00803921"/>
    <w:rsid w:val="008C46E9"/>
    <w:rsid w:val="00993B10"/>
    <w:rsid w:val="00993FE6"/>
    <w:rsid w:val="00A76F61"/>
    <w:rsid w:val="00B313D6"/>
    <w:rsid w:val="00B50770"/>
    <w:rsid w:val="00BB1484"/>
    <w:rsid w:val="00BB3AD1"/>
    <w:rsid w:val="00BC0EDC"/>
    <w:rsid w:val="00BF1AAC"/>
    <w:rsid w:val="00C43383"/>
    <w:rsid w:val="00C64056"/>
    <w:rsid w:val="00CE652D"/>
    <w:rsid w:val="00D46043"/>
    <w:rsid w:val="00D624A5"/>
    <w:rsid w:val="00D973B1"/>
    <w:rsid w:val="00E07398"/>
    <w:rsid w:val="00E52A82"/>
    <w:rsid w:val="00E70AD2"/>
    <w:rsid w:val="00E93256"/>
    <w:rsid w:val="00EA70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11A1"/>
  <w15:docId w15:val="{E01AEFFB-B64B-4BB4-946F-D320B1A8D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F5"/>
    <w:rPr>
      <w:rFonts w:ascii="Times New Roman" w:eastAsia="Times New Roman" w:hAnsi="Times New Roman" w:cs="Times New Roman"/>
    </w:rPr>
  </w:style>
  <w:style w:type="paragraph" w:styleId="Heading1">
    <w:name w:val="heading 1"/>
    <w:basedOn w:val="Normal"/>
    <w:qFormat/>
    <w:pPr>
      <w:ind w:left="444" w:hanging="421"/>
      <w:outlineLvl w:val="0"/>
    </w:pPr>
    <w:rPr>
      <w:b/>
      <w:bCs/>
      <w:sz w:val="28"/>
      <w:szCs w:val="28"/>
    </w:rPr>
  </w:style>
  <w:style w:type="paragraph" w:styleId="Heading2">
    <w:name w:val="heading 2"/>
    <w:basedOn w:val="Normal"/>
    <w:next w:val="Normal"/>
    <w:qFormat/>
    <w:pPr>
      <w:keepNext/>
      <w:keepLines/>
      <w:spacing w:before="40"/>
      <w:outlineLvl w:val="1"/>
    </w:pPr>
    <w:rPr>
      <w:color w:val="365F91"/>
      <w:sz w:val="26"/>
      <w:szCs w:val="26"/>
    </w:rPr>
  </w:style>
  <w:style w:type="paragraph" w:styleId="Heading3">
    <w:name w:val="heading 3"/>
    <w:basedOn w:val="Normal"/>
    <w:next w:val="Normal"/>
    <w:qFormat/>
    <w:pPr>
      <w:keepNext/>
      <w:keepLines/>
      <w:spacing w:before="40"/>
      <w:outlineLvl w:val="2"/>
    </w:pPr>
    <w:rPr>
      <w:rFonts w:ascii="Cambria" w:eastAsia="Cambria" w:hAnsi="Cambria" w:cs="Cambria"/>
      <w:color w:val="243F60"/>
      <w:sz w:val="24"/>
      <w:szCs w:val="24"/>
    </w:rPr>
  </w:style>
  <w:style w:type="paragraph" w:styleId="Heading4">
    <w:name w:val="heading 4"/>
    <w:basedOn w:val="Normal"/>
    <w:next w:val="Normal"/>
    <w:qFormat/>
    <w:pPr>
      <w:keepNext/>
      <w:keepLines/>
      <w:spacing w:before="40"/>
      <w:outlineLvl w:val="3"/>
    </w:pPr>
    <w:rPr>
      <w:i/>
      <w:iCs/>
      <w:color w:val="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qFormat/>
    <w:pPr>
      <w:spacing w:before="225"/>
      <w:ind w:left="1828" w:hanging="1061"/>
    </w:pPr>
    <w:rPr>
      <w:b/>
      <w:bCs/>
      <w:sz w:val="28"/>
      <w:szCs w:val="28"/>
    </w:rPr>
  </w:style>
  <w:style w:type="paragraph" w:styleId="TOC2">
    <w:name w:val="toc 2"/>
    <w:basedOn w:val="Normal"/>
    <w:qFormat/>
    <w:pPr>
      <w:spacing w:before="388"/>
      <w:ind w:left="1828"/>
    </w:pPr>
    <w:rPr>
      <w:b/>
      <w:bCs/>
      <w:sz w:val="28"/>
      <w:szCs w:val="28"/>
    </w:rPr>
  </w:style>
  <w:style w:type="paragraph" w:styleId="TOC3">
    <w:name w:val="toc 3"/>
    <w:basedOn w:val="Normal"/>
    <w:qFormat/>
    <w:pPr>
      <w:ind w:left="1828"/>
    </w:pPr>
    <w:rPr>
      <w:sz w:val="28"/>
      <w:szCs w:val="28"/>
    </w:rPr>
  </w:style>
  <w:style w:type="paragraph" w:styleId="BodyText">
    <w:name w:val="Body Text"/>
    <w:basedOn w:val="Normal"/>
    <w:qFormat/>
    <w:rPr>
      <w:sz w:val="28"/>
      <w:szCs w:val="28"/>
    </w:rPr>
  </w:style>
  <w:style w:type="paragraph" w:styleId="Title">
    <w:name w:val="Title"/>
    <w:basedOn w:val="Normal"/>
    <w:qFormat/>
    <w:pPr>
      <w:spacing w:before="59"/>
      <w:ind w:left="157" w:right="281"/>
      <w:jc w:val="center"/>
    </w:pPr>
    <w:rPr>
      <w:b/>
      <w:bCs/>
      <w:sz w:val="44"/>
      <w:szCs w:val="44"/>
    </w:rPr>
  </w:style>
  <w:style w:type="paragraph" w:styleId="ListParagraph">
    <w:name w:val="List Paragraph"/>
    <w:basedOn w:val="Normal"/>
    <w:qFormat/>
    <w:pPr>
      <w:ind w:left="444" w:hanging="421"/>
    </w:pPr>
  </w:style>
  <w:style w:type="paragraph" w:customStyle="1" w:styleId="TableParagraph">
    <w:name w:val="Table Paragraph"/>
    <w:basedOn w:val="Normal"/>
    <w:qFormat/>
    <w:pPr>
      <w:ind w:left="107"/>
      <w:jc w:val="center"/>
    </w:pPr>
  </w:style>
  <w:style w:type="paragraph" w:styleId="Header">
    <w:name w:val="header"/>
    <w:basedOn w:val="Normal"/>
    <w:qFormat/>
    <w:pPr>
      <w:tabs>
        <w:tab w:val="center" w:pos="4513"/>
        <w:tab w:val="right" w:pos="9026"/>
      </w:tabs>
    </w:pPr>
  </w:style>
  <w:style w:type="paragraph" w:styleId="Footer">
    <w:name w:val="footer"/>
    <w:basedOn w:val="Normal"/>
    <w:qFormat/>
    <w:pPr>
      <w:tabs>
        <w:tab w:val="center" w:pos="4513"/>
        <w:tab w:val="right" w:pos="9026"/>
      </w:tabs>
    </w:pPr>
  </w:style>
  <w:style w:type="paragraph" w:styleId="NormalWeb">
    <w:name w:val="Normal (Web)"/>
    <w:basedOn w:val="Normal"/>
    <w:qFormat/>
    <w:rPr>
      <w:sz w:val="24"/>
      <w:szCs w:val="24"/>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styleId="BalloonText">
    <w:name w:val="Balloon Text"/>
    <w:basedOn w:val="Normal"/>
    <w:qFormat/>
    <w:rPr>
      <w:rFonts w:ascii="Segoe UI" w:eastAsia="SimSun" w:hAnsi="Segoe UI" w:cs="Segoe UI"/>
      <w:sz w:val="18"/>
      <w:szCs w:val="18"/>
    </w:rPr>
  </w:style>
  <w:style w:type="paragraph" w:customStyle="1" w:styleId="CommentText2">
    <w:name w:val="Comment Text2"/>
    <w:basedOn w:val="Normal"/>
    <w:qFormat/>
    <w:rPr>
      <w:sz w:val="20"/>
      <w:szCs w:val="20"/>
    </w:rPr>
  </w:style>
  <w:style w:type="paragraph" w:styleId="Revision">
    <w:name w:val="Revision"/>
    <w:qFormat/>
    <w:pPr>
      <w:widowControl/>
    </w:pPr>
  </w:style>
  <w:style w:type="paragraph" w:styleId="CommentText">
    <w:name w:val="annotation text"/>
    <w:basedOn w:val="Normal"/>
    <w:qFormat/>
    <w:rPr>
      <w:sz w:val="20"/>
      <w:szCs w:val="20"/>
    </w:rPr>
  </w:style>
  <w:style w:type="character" w:customStyle="1" w:styleId="Heading3Char">
    <w:name w:val="Heading 3 Char"/>
    <w:basedOn w:val="DefaultParagraphFont"/>
    <w:rPr>
      <w:rFonts w:ascii="Cambria" w:eastAsia="Cambria" w:hAnsi="Cambria" w:cs="Cambria"/>
      <w:color w:val="243F60"/>
      <w:sz w:val="24"/>
      <w:szCs w:val="24"/>
    </w:rPr>
  </w:style>
  <w:style w:type="character" w:customStyle="1" w:styleId="HeaderChar">
    <w:name w:val="Header Char"/>
    <w:basedOn w:val="DefaultParagraphFont"/>
    <w:rPr>
      <w:rFonts w:ascii="Times New Roman" w:eastAsia="Times New Roman" w:hAnsi="Times New Roman" w:cs="Times New Roman"/>
    </w:rPr>
  </w:style>
  <w:style w:type="character" w:customStyle="1" w:styleId="FooterChar">
    <w:name w:val="Footer Char"/>
    <w:basedOn w:val="DefaultParagraphFont"/>
    <w:rPr>
      <w:rFonts w:ascii="Times New Roman" w:eastAsia="Times New Roman" w:hAnsi="Times New Roman" w:cs="Times New Roman"/>
    </w:rPr>
  </w:style>
  <w:style w:type="character" w:customStyle="1" w:styleId="Heading1Char">
    <w:name w:val="Heading 1 Char"/>
    <w:basedOn w:val="DefaultParagraphFont"/>
    <w:rPr>
      <w:rFonts w:ascii="Times New Roman" w:eastAsia="Times New Roman" w:hAnsi="Times New Roman" w:cs="Times New Roman"/>
      <w:b/>
      <w:bCs/>
      <w:sz w:val="28"/>
      <w:szCs w:val="28"/>
    </w:rPr>
  </w:style>
  <w:style w:type="character" w:customStyle="1" w:styleId="BodyTextChar">
    <w:name w:val="Body Text Char"/>
    <w:basedOn w:val="DefaultParagraphFont"/>
    <w:rPr>
      <w:rFonts w:ascii="Times New Roman" w:eastAsia="Times New Roman" w:hAnsi="Times New Roman" w:cs="Times New Roman"/>
      <w:sz w:val="28"/>
      <w:szCs w:val="28"/>
    </w:rPr>
  </w:style>
  <w:style w:type="character" w:customStyle="1" w:styleId="CommentReference1">
    <w:name w:val="Comment Reference1"/>
    <w:basedOn w:val="DefaultParagraphFont"/>
    <w:rPr>
      <w:sz w:val="16"/>
      <w:szCs w:val="16"/>
    </w:rPr>
  </w:style>
  <w:style w:type="character" w:customStyle="1" w:styleId="CommentTextChar">
    <w:name w:val="Comment Text Char"/>
    <w:basedOn w:val="DefaultParagraphFont"/>
    <w:rPr>
      <w:rFonts w:ascii="Times New Roman" w:eastAsia="Times New Roman" w:hAnsi="Times New Roman" w:cs="Times New Roman"/>
      <w:sz w:val="20"/>
      <w:szCs w:val="20"/>
    </w:rPr>
  </w:style>
  <w:style w:type="character" w:customStyle="1" w:styleId="CommentSubjectChar">
    <w:name w:val="Comment Subject Char"/>
    <w:basedOn w:val="CommentTextChar"/>
    <w:rPr>
      <w:rFonts w:ascii="Times New Roman" w:eastAsia="Times New Roman" w:hAnsi="Times New Roman" w:cs="Times New Roman"/>
      <w:b/>
      <w:bCs/>
      <w:sz w:val="20"/>
      <w:szCs w:val="20"/>
    </w:rPr>
  </w:style>
  <w:style w:type="character" w:customStyle="1" w:styleId="Heading2Char">
    <w:name w:val="Heading 2 Char"/>
    <w:basedOn w:val="DefaultParagraphFont"/>
    <w:rPr>
      <w:rFonts w:ascii="Times New Roman" w:eastAsia="Times New Roman" w:hAnsi="Times New Roman" w:cs="Times New Roman"/>
      <w:color w:val="365F91"/>
      <w:sz w:val="26"/>
      <w:szCs w:val="26"/>
    </w:rPr>
  </w:style>
  <w:style w:type="character" w:customStyle="1" w:styleId="Heading4Char">
    <w:name w:val="Heading 4 Char"/>
    <w:basedOn w:val="DefaultParagraphFont"/>
    <w:rPr>
      <w:rFonts w:ascii="Times New Roman" w:eastAsia="Times New Roman" w:hAnsi="Times New Roman" w:cs="Times New Roman"/>
      <w:i/>
      <w:iCs/>
      <w:color w:val="365F91"/>
    </w:rPr>
  </w:style>
  <w:style w:type="character" w:styleId="PlaceholderText">
    <w:name w:val="Placeholder Text"/>
    <w:basedOn w:val="DefaultParagraphFont"/>
    <w:rPr>
      <w:color w:val="666666"/>
    </w:rPr>
  </w:style>
  <w:style w:type="table" w:styleId="TableGridLight">
    <w:name w:val="Grid Table Light"/>
    <w:basedOn w:val="TableNormal"/>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
    <w:name w:val="Table Grid"/>
    <w:basedOn w:val="TableNormal"/>
    <w:uiPriority w:val="3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BB3AD1"/>
    <w:rPr>
      <w:color w:val="0000FF" w:themeColor="hyperlink"/>
      <w:u w:val="single"/>
    </w:rPr>
  </w:style>
  <w:style w:type="character" w:styleId="UnresolvedMention">
    <w:name w:val="Unresolved Mention"/>
    <w:basedOn w:val="DefaultParagraphFont"/>
    <w:uiPriority w:val="99"/>
    <w:semiHidden/>
    <w:unhideWhenUsed/>
    <w:rsid w:val="00BB3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image" Target="media/image13.png"/><Relationship Id="rId21" Type="http://schemas.openxmlformats.org/officeDocument/2006/relationships/footer" Target="footer7.xml"/><Relationship Id="rId34" Type="http://schemas.openxmlformats.org/officeDocument/2006/relationships/image" Target="media/image8.png"/><Relationship Id="rId42" Type="http://schemas.openxmlformats.org/officeDocument/2006/relationships/header" Target="header12.xml"/><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header" Target="header11.xml"/><Relationship Id="rId45"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9.xml"/><Relationship Id="rId36"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0.xml"/><Relationship Id="rId44" Type="http://schemas.openxmlformats.org/officeDocument/2006/relationships/hyperlink" Target="https://huggingface.co/Qwen/Qwen2.5-Coder-3B-Instruc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image" Target="media/image9.png"/><Relationship Id="rId43" Type="http://schemas.openxmlformats.org/officeDocument/2006/relationships/footer" Target="footer12.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footer" Target="footer13.xml"/><Relationship Id="rId20" Type="http://schemas.openxmlformats.org/officeDocument/2006/relationships/header" Target="header7.xml"/><Relationship Id="rId4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72</Pages>
  <Words>14537</Words>
  <Characters>82861</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V</dc:creator>
  <cp:keywords/>
  <dc:description/>
  <cp:lastModifiedBy>PRABHAKARA ARJUN R</cp:lastModifiedBy>
  <cp:revision>3</cp:revision>
  <cp:lastPrinted>2026-03-30T02:35:00Z</cp:lastPrinted>
  <dcterms:created xsi:type="dcterms:W3CDTF">2026-03-30T02:35:00Z</dcterms:created>
  <dcterms:modified xsi:type="dcterms:W3CDTF">2026-03-30T03:41:00Z</dcterms:modified>
</cp:coreProperties>
</file>